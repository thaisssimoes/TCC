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86902" w14:textId="77777777" w:rsidR="000F0E5B" w:rsidRDefault="00126F3B">
      <w:pPr>
        <w:rPr>
          <w:sz w:val="24"/>
          <w:szCs w:val="24"/>
        </w:rPr>
      </w:pPr>
      <w:r>
        <w:rPr>
          <w:sz w:val="24"/>
          <w:szCs w:val="24"/>
        </w:rPr>
        <w:tab/>
        <w:t xml:space="preserve"> </w:t>
      </w:r>
      <w:r>
        <w:rPr>
          <w:sz w:val="24"/>
          <w:szCs w:val="24"/>
        </w:rPr>
        <w:tab/>
        <w:t xml:space="preserve"> </w:t>
      </w:r>
      <w:r>
        <w:rPr>
          <w:sz w:val="24"/>
          <w:szCs w:val="24"/>
        </w:rPr>
        <w:tab/>
      </w:r>
    </w:p>
    <w:p w14:paraId="3C4F85D9" w14:textId="6D273282" w:rsidR="000C25B4" w:rsidRPr="000C25B4" w:rsidRDefault="00126F3B" w:rsidP="000C25B4">
      <w:pPr>
        <w:numPr>
          <w:ilvl w:val="0"/>
          <w:numId w:val="1"/>
        </w:numPr>
        <w:rPr>
          <w:ins w:id="0" w:author="Thais de Souza Simões" w:date="2020-01-21T10:27:00Z"/>
          <w:sz w:val="24"/>
          <w:szCs w:val="24"/>
        </w:rPr>
      </w:pPr>
      <w:commentRangeStart w:id="1"/>
      <w:commentRangeStart w:id="2"/>
      <w:r>
        <w:rPr>
          <w:sz w:val="24"/>
          <w:szCs w:val="24"/>
        </w:rPr>
        <w:t>Introdução</w:t>
      </w:r>
      <w:commentRangeEnd w:id="1"/>
      <w:r w:rsidR="00D76E78">
        <w:rPr>
          <w:rStyle w:val="Refdecomentrio"/>
        </w:rPr>
        <w:commentReference w:id="1"/>
      </w:r>
      <w:commentRangeEnd w:id="2"/>
    </w:p>
    <w:p w14:paraId="6691554E" w14:textId="4A5785DC" w:rsidR="000F0E5B" w:rsidDel="000C25B4" w:rsidRDefault="00611B74">
      <w:pPr>
        <w:numPr>
          <w:ilvl w:val="0"/>
          <w:numId w:val="1"/>
        </w:numPr>
        <w:rPr>
          <w:del w:id="3" w:author="Thais de Souza Simões" w:date="2020-01-21T10:29:00Z"/>
          <w:sz w:val="24"/>
          <w:szCs w:val="24"/>
        </w:rPr>
      </w:pPr>
      <w:del w:id="4" w:author="Thais de Souza Simões" w:date="2020-01-21T10:29:00Z">
        <w:r w:rsidDel="000C25B4">
          <w:rPr>
            <w:rStyle w:val="Refdecomentrio"/>
          </w:rPr>
          <w:commentReference w:id="2"/>
        </w:r>
      </w:del>
    </w:p>
    <w:p w14:paraId="70827A88" w14:textId="13C9892F" w:rsidR="000F0E5B" w:rsidRDefault="00126F3B">
      <w:pPr>
        <w:numPr>
          <w:ilvl w:val="1"/>
          <w:numId w:val="1"/>
        </w:numPr>
        <w:rPr>
          <w:ins w:id="5" w:author="Thais de Souza Simões" w:date="2020-01-21T10:29:00Z"/>
          <w:sz w:val="24"/>
          <w:szCs w:val="24"/>
        </w:rPr>
      </w:pPr>
      <w:commentRangeStart w:id="6"/>
      <w:r>
        <w:rPr>
          <w:sz w:val="24"/>
          <w:szCs w:val="24"/>
        </w:rPr>
        <w:t>Motivação</w:t>
      </w:r>
      <w:commentRangeEnd w:id="6"/>
      <w:r w:rsidR="00377191">
        <w:rPr>
          <w:rStyle w:val="Refdecomentrio"/>
        </w:rPr>
        <w:commentReference w:id="6"/>
      </w:r>
    </w:p>
    <w:p w14:paraId="35A08F8A" w14:textId="4BD37682" w:rsidR="000C25B4" w:rsidDel="000C25B4" w:rsidRDefault="000C25B4">
      <w:pPr>
        <w:ind w:left="1440"/>
        <w:rPr>
          <w:del w:id="7" w:author="Thais de Souza Simões" w:date="2020-01-21T10:29:00Z"/>
          <w:sz w:val="24"/>
          <w:szCs w:val="24"/>
        </w:rPr>
        <w:pPrChange w:id="8" w:author="Thais de Souza Simões" w:date="2020-01-21T10:29:00Z">
          <w:pPr>
            <w:numPr>
              <w:ilvl w:val="1"/>
              <w:numId w:val="1"/>
            </w:numPr>
            <w:ind w:left="1440" w:hanging="360"/>
          </w:pPr>
        </w:pPrChange>
      </w:pPr>
      <w:ins w:id="9" w:author="Thais de Souza Simões" w:date="2020-01-21T10:31:00Z">
        <w:r>
          <w:rPr>
            <w:sz w:val="24"/>
            <w:szCs w:val="24"/>
          </w:rPr>
          <w:t xml:space="preserve">Há muito o Munícipio do Rio de Janeiro está vivendo um grave problema de segurança pública. </w:t>
        </w:r>
      </w:ins>
    </w:p>
    <w:p w14:paraId="6D4E2723" w14:textId="03A7B728" w:rsidR="000C25B4" w:rsidRDefault="00126F3B">
      <w:pPr>
        <w:ind w:firstLine="720"/>
        <w:rPr>
          <w:ins w:id="10" w:author="Thais de Souza Simões" w:date="2020-01-21T10:33:00Z"/>
          <w:sz w:val="24"/>
          <w:szCs w:val="24"/>
        </w:rPr>
      </w:pPr>
      <w:del w:id="11" w:author="Thais de Souza Simões" w:date="2020-01-21T10:35:00Z">
        <w:r w:rsidRPr="000C25B4" w:rsidDel="00B7285F">
          <w:rPr>
            <w:sz w:val="24"/>
            <w:szCs w:val="24"/>
            <w:rPrChange w:id="12" w:author="Thais de Souza Simões" w:date="2020-01-21T10:27:00Z">
              <w:rPr>
                <w:sz w:val="24"/>
                <w:szCs w:val="24"/>
                <w:highlight w:val="darkGray"/>
              </w:rPr>
            </w:rPrChange>
          </w:rPr>
          <w:delText xml:space="preserve">Tentando enfrentar </w:delText>
        </w:r>
        <w:r w:rsidRPr="000C25B4" w:rsidDel="000C25B4">
          <w:rPr>
            <w:sz w:val="24"/>
            <w:szCs w:val="24"/>
            <w:rPrChange w:id="13" w:author="Thais de Souza Simões" w:date="2020-01-21T10:27:00Z">
              <w:rPr>
                <w:sz w:val="24"/>
                <w:szCs w:val="24"/>
                <w:highlight w:val="darkGray"/>
              </w:rPr>
            </w:rPrChange>
          </w:rPr>
          <w:delText>o caos da segurança pública do estado</w:delText>
        </w:r>
        <w:r w:rsidRPr="000C25B4" w:rsidDel="00B7285F">
          <w:rPr>
            <w:sz w:val="24"/>
            <w:szCs w:val="24"/>
            <w:rPrChange w:id="14" w:author="Thais de Souza Simões" w:date="2020-01-21T10:27:00Z">
              <w:rPr>
                <w:sz w:val="24"/>
                <w:szCs w:val="24"/>
                <w:highlight w:val="darkGray"/>
              </w:rPr>
            </w:rPrChange>
          </w:rPr>
          <w:delText>, a</w:delText>
        </w:r>
      </w:del>
      <w:ins w:id="15" w:author="Thais de Souza Simões" w:date="2020-01-21T10:35:00Z">
        <w:r w:rsidR="00B7285F">
          <w:rPr>
            <w:sz w:val="24"/>
            <w:szCs w:val="24"/>
          </w:rPr>
          <w:t>A</w:t>
        </w:r>
      </w:ins>
      <w:r w:rsidRPr="000C25B4">
        <w:rPr>
          <w:sz w:val="24"/>
          <w:szCs w:val="24"/>
          <w:rPrChange w:id="16" w:author="Thais de Souza Simões" w:date="2020-01-21T10:27:00Z">
            <w:rPr>
              <w:sz w:val="24"/>
              <w:szCs w:val="24"/>
              <w:highlight w:val="darkGray"/>
            </w:rPr>
          </w:rPrChange>
        </w:rPr>
        <w:t xml:space="preserve"> Polícia Civil do Rio de Janeiro encontra-se sobrecarregada, afogada em papela</w:t>
      </w:r>
      <w:r w:rsidR="00BA6E7A">
        <w:rPr>
          <w:sz w:val="24"/>
          <w:szCs w:val="24"/>
        </w:rPr>
        <w:t>das e ferramentas, muitas vezes</w:t>
      </w:r>
      <w:r w:rsidRPr="000C25B4">
        <w:rPr>
          <w:sz w:val="24"/>
          <w:szCs w:val="24"/>
          <w:rPrChange w:id="17" w:author="Thais de Souza Simões" w:date="2020-01-21T10:27:00Z">
            <w:rPr>
              <w:sz w:val="24"/>
              <w:szCs w:val="24"/>
              <w:highlight w:val="darkGray"/>
            </w:rPr>
          </w:rPrChange>
        </w:rPr>
        <w:t xml:space="preserve"> ultrapassadas </w:t>
      </w:r>
      <w:r w:rsidR="00BA6E7A">
        <w:rPr>
          <w:sz w:val="24"/>
          <w:szCs w:val="24"/>
        </w:rPr>
        <w:t xml:space="preserve">e </w:t>
      </w:r>
      <w:r w:rsidRPr="000C25B4">
        <w:rPr>
          <w:sz w:val="24"/>
          <w:szCs w:val="24"/>
          <w:rPrChange w:id="18" w:author="Thais de Souza Simões" w:date="2020-01-21T10:27:00Z">
            <w:rPr>
              <w:sz w:val="24"/>
              <w:szCs w:val="24"/>
              <w:highlight w:val="darkGray"/>
            </w:rPr>
          </w:rPrChange>
        </w:rPr>
        <w:t>que diminuem sua produtividade. O aplicativo Desaparecidos (</w:t>
      </w:r>
      <w:r w:rsidRPr="000C25B4">
        <w:rPr>
          <w:color w:val="FF6600"/>
          <w:sz w:val="24"/>
          <w:szCs w:val="24"/>
          <w:rPrChange w:id="19" w:author="Thais de Souza Simões" w:date="2020-01-21T10:27:00Z">
            <w:rPr>
              <w:color w:val="FF6600"/>
              <w:sz w:val="24"/>
              <w:szCs w:val="24"/>
              <w:highlight w:val="darkGray"/>
            </w:rPr>
          </w:rPrChange>
        </w:rPr>
        <w:t>Vinicius, 2017</w:t>
      </w:r>
      <w:r w:rsidRPr="000C25B4">
        <w:rPr>
          <w:sz w:val="24"/>
          <w:szCs w:val="24"/>
          <w:rPrChange w:id="20" w:author="Thais de Souza Simões" w:date="2020-01-21T10:27:00Z">
            <w:rPr>
              <w:sz w:val="24"/>
              <w:szCs w:val="24"/>
              <w:highlight w:val="darkGray"/>
            </w:rPr>
          </w:rPrChange>
        </w:rPr>
        <w:t xml:space="preserve">) </w:t>
      </w:r>
      <w:del w:id="21" w:author="Thais de Souza Simões" w:date="2020-01-21T10:32:00Z">
        <w:r w:rsidRPr="000C25B4" w:rsidDel="000C25B4">
          <w:rPr>
            <w:sz w:val="24"/>
            <w:szCs w:val="24"/>
            <w:rPrChange w:id="22" w:author="Thais de Souza Simões" w:date="2020-01-21T10:27:00Z">
              <w:rPr>
                <w:sz w:val="24"/>
                <w:szCs w:val="24"/>
                <w:highlight w:val="darkGray"/>
              </w:rPr>
            </w:rPrChange>
          </w:rPr>
          <w:delText xml:space="preserve">foi criado para auxiliar </w:delText>
        </w:r>
      </w:del>
      <w:del w:id="23" w:author="Thais de Souza Simões" w:date="2020-01-21T10:31:00Z">
        <w:r w:rsidRPr="000C25B4" w:rsidDel="000C25B4">
          <w:rPr>
            <w:sz w:val="24"/>
            <w:szCs w:val="24"/>
            <w:rPrChange w:id="24" w:author="Thais de Souza Simões" w:date="2020-01-21T10:27:00Z">
              <w:rPr>
                <w:sz w:val="24"/>
                <w:szCs w:val="24"/>
                <w:highlight w:val="darkGray"/>
              </w:rPr>
            </w:rPrChange>
          </w:rPr>
          <w:delText xml:space="preserve">a Delegacia de Descoberta de Paradeiros (DDPA) </w:delText>
        </w:r>
      </w:del>
      <w:del w:id="25" w:author="Thais de Souza Simões" w:date="2020-01-21T10:32:00Z">
        <w:r w:rsidRPr="000C25B4" w:rsidDel="000C25B4">
          <w:rPr>
            <w:sz w:val="24"/>
            <w:szCs w:val="24"/>
            <w:rPrChange w:id="26" w:author="Thais de Souza Simões" w:date="2020-01-21T10:27:00Z">
              <w:rPr>
                <w:sz w:val="24"/>
                <w:szCs w:val="24"/>
                <w:highlight w:val="darkGray"/>
              </w:rPr>
            </w:rPrChange>
          </w:rPr>
          <w:delText xml:space="preserve">em seu processo de reconhecimento de pessoas desaparecidas por todo o </w:delText>
        </w:r>
      </w:del>
      <w:del w:id="27" w:author="Thais de Souza Simões" w:date="2020-01-21T10:26:00Z">
        <w:r w:rsidRPr="000C25B4" w:rsidDel="000C25B4">
          <w:rPr>
            <w:sz w:val="24"/>
            <w:szCs w:val="24"/>
            <w:rPrChange w:id="28" w:author="Thais de Souza Simões" w:date="2020-01-21T10:27:00Z">
              <w:rPr>
                <w:sz w:val="24"/>
                <w:szCs w:val="24"/>
                <w:highlight w:val="darkGray"/>
              </w:rPr>
            </w:rPrChange>
          </w:rPr>
          <w:delText>Estado</w:delText>
        </w:r>
      </w:del>
      <w:del w:id="29" w:author="Thais de Souza Simões" w:date="2020-01-21T10:30:00Z">
        <w:r w:rsidRPr="000C25B4" w:rsidDel="000C25B4">
          <w:rPr>
            <w:sz w:val="24"/>
            <w:szCs w:val="24"/>
            <w:rPrChange w:id="30" w:author="Thais de Souza Simões" w:date="2020-01-21T10:27:00Z">
              <w:rPr>
                <w:sz w:val="24"/>
                <w:szCs w:val="24"/>
                <w:highlight w:val="darkGray"/>
              </w:rPr>
            </w:rPrChange>
          </w:rPr>
          <w:delText xml:space="preserve">. </w:delText>
        </w:r>
      </w:del>
      <w:moveToRangeStart w:id="31" w:author="Thais de Souza Simões" w:date="2020-01-21T10:30:00Z" w:name="move30495063"/>
      <w:commentRangeStart w:id="32"/>
      <w:moveTo w:id="33" w:author="Thais de Souza Simões" w:date="2020-01-21T10:30:00Z">
        <w:del w:id="34" w:author="Thais de Souza Simões" w:date="2020-01-21T10:30:00Z">
          <w:r w:rsidR="000C25B4" w:rsidDel="000C25B4">
            <w:rPr>
              <w:sz w:val="24"/>
              <w:szCs w:val="24"/>
            </w:rPr>
            <w:delText xml:space="preserve">Há muito o Munícipio do Rio de Janeiro está vivendo um grave problema de segurança pública. </w:delText>
          </w:r>
        </w:del>
        <w:del w:id="35" w:author="Thais de Souza Simões" w:date="2020-01-21T10:32:00Z">
          <w:r w:rsidR="000C25B4" w:rsidDel="000C25B4">
            <w:rPr>
              <w:sz w:val="24"/>
              <w:szCs w:val="24"/>
            </w:rPr>
            <w:delText xml:space="preserve">A criação do aplicativo </w:delText>
          </w:r>
        </w:del>
        <w:del w:id="36" w:author="Thais de Souza Simões" w:date="2020-01-21T10:31:00Z">
          <w:r w:rsidR="000C25B4" w:rsidDel="000C25B4">
            <w:rPr>
              <w:sz w:val="24"/>
              <w:szCs w:val="24"/>
            </w:rPr>
            <w:delText xml:space="preserve">Desaparecidos-RJ </w:delText>
          </w:r>
        </w:del>
        <w:r w:rsidR="000C25B4">
          <w:rPr>
            <w:sz w:val="24"/>
            <w:szCs w:val="24"/>
          </w:rPr>
          <w:t xml:space="preserve">surgiu como uma tentativa de auxiliar a </w:t>
        </w:r>
      </w:moveTo>
      <w:ins w:id="37" w:author="Thais de Souza Simões" w:date="2020-01-21T10:32:00Z">
        <w:r w:rsidR="000C25B4" w:rsidRPr="00FE11F6">
          <w:rPr>
            <w:sz w:val="24"/>
            <w:szCs w:val="24"/>
          </w:rPr>
          <w:t xml:space="preserve"> Delegacia de Descoberta de Paradeiros (DDPA) </w:t>
        </w:r>
      </w:ins>
      <w:moveTo w:id="38" w:author="Thais de Souza Simões" w:date="2020-01-21T10:30:00Z">
        <w:del w:id="39" w:author="Thais de Souza Simões" w:date="2020-01-21T10:32:00Z">
          <w:r w:rsidR="000C25B4" w:rsidDel="000C25B4">
            <w:rPr>
              <w:sz w:val="24"/>
              <w:szCs w:val="24"/>
            </w:rPr>
            <w:delText xml:space="preserve">Polícia Civil do Rio de Janeiro </w:delText>
          </w:r>
        </w:del>
        <w:r w:rsidR="000C25B4">
          <w:rPr>
            <w:sz w:val="24"/>
            <w:szCs w:val="24"/>
          </w:rPr>
          <w:t>a agilizar seus processos e aumentar a conscientização das pontas envolvidas no processo</w:t>
        </w:r>
      </w:moveTo>
      <w:ins w:id="40" w:author="Thais de Souza Simões" w:date="2020-01-21T10:32:00Z">
        <w:r w:rsidR="000C25B4">
          <w:rPr>
            <w:sz w:val="24"/>
            <w:szCs w:val="24"/>
          </w:rPr>
          <w:t xml:space="preserve"> de descoberta de pessoas</w:t>
        </w:r>
      </w:ins>
      <w:moveTo w:id="41" w:author="Thais de Souza Simões" w:date="2020-01-21T10:30:00Z">
        <w:r w:rsidR="000C25B4">
          <w:rPr>
            <w:sz w:val="24"/>
            <w:szCs w:val="24"/>
          </w:rPr>
          <w:t>.</w:t>
        </w:r>
      </w:moveTo>
    </w:p>
    <w:p w14:paraId="641FF6FE" w14:textId="7E588D93" w:rsidR="000C25B4" w:rsidRDefault="000C25B4" w:rsidP="000C25B4">
      <w:pPr>
        <w:ind w:firstLine="720"/>
        <w:rPr>
          <w:moveTo w:id="42" w:author="Thais de Souza Simões" w:date="2020-01-21T10:30:00Z"/>
          <w:sz w:val="24"/>
          <w:szCs w:val="24"/>
        </w:rPr>
      </w:pPr>
      <w:ins w:id="43" w:author="Thais de Souza Simões" w:date="2020-01-21T10:33:00Z">
        <w:r>
          <w:rPr>
            <w:sz w:val="24"/>
            <w:szCs w:val="24"/>
          </w:rPr>
          <w:t>O aplicativo</w:t>
        </w:r>
        <w:r w:rsidRPr="00FE11F6">
          <w:rPr>
            <w:sz w:val="24"/>
            <w:szCs w:val="24"/>
          </w:rPr>
          <w:t xml:space="preserve"> fornece aos parceiros da DDPA uma maneira de consultar, </w:t>
        </w:r>
      </w:ins>
      <w:ins w:id="44" w:author="Thais de Souza Simões" w:date="2020-01-21T10:34:00Z">
        <w:r>
          <w:rPr>
            <w:sz w:val="24"/>
            <w:szCs w:val="24"/>
          </w:rPr>
          <w:t>apenas com o</w:t>
        </w:r>
      </w:ins>
      <w:ins w:id="45" w:author="Thais de Souza Simões" w:date="2020-01-21T10:33:00Z">
        <w:r w:rsidRPr="00FE11F6">
          <w:rPr>
            <w:sz w:val="24"/>
            <w:szCs w:val="24"/>
          </w:rPr>
          <w:t xml:space="preserve"> preenchimento de um formulário, o banco de dados de desaparecidos da própria polícia e, portanto, multiplicando as frentes capazes de reconhecer rapidamente uma pessoa sem identificação que tenha sido encontrada.</w:t>
        </w:r>
      </w:ins>
    </w:p>
    <w:p w14:paraId="2BA127E3" w14:textId="2703D09D" w:rsidR="000C25B4" w:rsidRDefault="00B7285F" w:rsidP="000C25B4">
      <w:pPr>
        <w:ind w:firstLine="720"/>
        <w:rPr>
          <w:moveTo w:id="46" w:author="Thais de Souza Simões" w:date="2020-01-21T10:30:00Z"/>
          <w:sz w:val="24"/>
          <w:szCs w:val="24"/>
        </w:rPr>
      </w:pPr>
      <w:ins w:id="47" w:author="Thais de Souza Simões" w:date="2020-01-21T10:37:00Z">
        <w:r w:rsidRPr="00FE11F6">
          <w:rPr>
            <w:sz w:val="24"/>
            <w:szCs w:val="24"/>
          </w:rPr>
          <w:t xml:space="preserve">Apesar da enorme ajuda que o aplicativo introduz, devido ao grande número de pessoas desaparecidas cadastradas com características similares, é possível que o retorno de resultados possa ser muito maior do que o esperado e se torne difícil buscar com precisão. Diante dos fatos, </w:t>
        </w:r>
        <w:r>
          <w:rPr>
            <w:sz w:val="24"/>
            <w:szCs w:val="24"/>
          </w:rPr>
          <w:t>no</w:t>
        </w:r>
      </w:ins>
      <w:moveTo w:id="48" w:author="Thais de Souza Simões" w:date="2020-01-21T10:30:00Z">
        <w:del w:id="49" w:author="Thais de Souza Simões" w:date="2020-01-21T10:37:00Z">
          <w:r w:rsidR="000C25B4" w:rsidDel="00B7285F">
            <w:rPr>
              <w:sz w:val="24"/>
              <w:szCs w:val="24"/>
            </w:rPr>
            <w:delText>No</w:delText>
          </w:r>
        </w:del>
        <w:r w:rsidR="000C25B4">
          <w:rPr>
            <w:sz w:val="24"/>
            <w:szCs w:val="24"/>
          </w:rPr>
          <w:t xml:space="preserve"> </w:t>
        </w:r>
        <w:del w:id="50" w:author="Thais de Souza Simões" w:date="2020-01-21T10:33:00Z">
          <w:r w:rsidR="000C25B4" w:rsidDel="000C25B4">
            <w:rPr>
              <w:sz w:val="24"/>
              <w:szCs w:val="24"/>
            </w:rPr>
            <w:delText>meio do processo</w:delText>
          </w:r>
        </w:del>
      </w:moveTo>
      <w:ins w:id="51" w:author="Thais de Souza Simões" w:date="2020-01-21T10:33:00Z">
        <w:r w:rsidR="000C25B4">
          <w:rPr>
            <w:sz w:val="24"/>
            <w:szCs w:val="24"/>
          </w:rPr>
          <w:t>período</w:t>
        </w:r>
      </w:ins>
      <w:moveTo w:id="52" w:author="Thais de Souza Simões" w:date="2020-01-21T10:30:00Z">
        <w:r w:rsidR="000C25B4">
          <w:rPr>
            <w:sz w:val="24"/>
            <w:szCs w:val="24"/>
          </w:rPr>
          <w:t xml:space="preserve"> de reconstrução do aplicativo e seu servidor</w:t>
        </w:r>
      </w:moveTo>
      <w:ins w:id="53" w:author="Thais de Souza Simões" w:date="2020-01-21T10:33:00Z">
        <w:r w:rsidR="000C25B4">
          <w:rPr>
            <w:sz w:val="24"/>
            <w:szCs w:val="24"/>
          </w:rPr>
          <w:t>,</w:t>
        </w:r>
      </w:ins>
      <w:moveTo w:id="54" w:author="Thais de Souza Simões" w:date="2020-01-21T10:30:00Z">
        <w:r w:rsidR="000C25B4">
          <w:rPr>
            <w:sz w:val="24"/>
            <w:szCs w:val="24"/>
          </w:rPr>
          <w:t xml:space="preserve"> a proposição da utilização de reconhecimento facial surgiu como uma solução que poderia auxiliar na filtragem de respostas às buscas</w:t>
        </w:r>
        <w:del w:id="55" w:author="Thais de Souza Simões" w:date="2020-01-21T10:33:00Z">
          <w:r w:rsidR="000C25B4" w:rsidDel="000C25B4">
            <w:rPr>
              <w:sz w:val="24"/>
              <w:szCs w:val="24"/>
            </w:rPr>
            <w:delText xml:space="preserve"> do servidor</w:delText>
          </w:r>
        </w:del>
        <w:r w:rsidR="000C25B4">
          <w:rPr>
            <w:sz w:val="24"/>
            <w:szCs w:val="24"/>
          </w:rPr>
          <w:t>, aumentando a precisão do retorno de pessoas cadastradas para o aplicativo.</w:t>
        </w:r>
      </w:moveTo>
    </w:p>
    <w:p w14:paraId="608409C0" w14:textId="3027BD53" w:rsidR="000C25B4" w:rsidDel="000C25B4" w:rsidRDefault="00B7285F">
      <w:pPr>
        <w:ind w:firstLine="720"/>
        <w:rPr>
          <w:del w:id="56" w:author="Thais de Souza Simões" w:date="2020-01-21T10:34:00Z"/>
          <w:moveTo w:id="57" w:author="Thais de Souza Simões" w:date="2020-01-21T10:30:00Z"/>
          <w:sz w:val="24"/>
          <w:szCs w:val="24"/>
        </w:rPr>
        <w:pPrChange w:id="58" w:author="Thais de Souza Simões" w:date="2020-01-21T10:41:00Z">
          <w:pPr/>
        </w:pPrChange>
      </w:pPr>
      <w:ins w:id="59" w:author="Thais de Souza Simões" w:date="2020-01-21T10:38:00Z">
        <w:r>
          <w:rPr>
            <w:sz w:val="24"/>
            <w:szCs w:val="24"/>
          </w:rPr>
          <w:t xml:space="preserve">Contudo, antes da sua implementação, </w:t>
        </w:r>
      </w:ins>
      <w:ins w:id="60" w:author="Thais de Souza Simões" w:date="2020-01-21T10:41:00Z">
        <w:r>
          <w:rPr>
            <w:sz w:val="24"/>
            <w:szCs w:val="24"/>
          </w:rPr>
          <w:t>uma pergunta foi feita de modo que levantou d</w:t>
        </w:r>
      </w:ins>
      <w:ins w:id="61" w:author="Thais de Souza Simões" w:date="2020-01-21T10:42:00Z">
        <w:r>
          <w:rPr>
            <w:sz w:val="24"/>
            <w:szCs w:val="24"/>
          </w:rPr>
          <w:t xml:space="preserve">úvidas: </w:t>
        </w:r>
      </w:ins>
    </w:p>
    <w:p w14:paraId="4477063B" w14:textId="2852B936" w:rsidR="000C25B4" w:rsidDel="000C25B4" w:rsidRDefault="000C25B4">
      <w:pPr>
        <w:ind w:firstLine="720"/>
        <w:rPr>
          <w:del w:id="62" w:author="Thais de Souza Simões" w:date="2020-01-21T10:34:00Z"/>
          <w:moveTo w:id="63" w:author="Thais de Souza Simões" w:date="2020-01-21T10:30:00Z"/>
          <w:sz w:val="24"/>
          <w:szCs w:val="24"/>
        </w:rPr>
      </w:pPr>
      <w:moveTo w:id="64" w:author="Thais de Souza Simões" w:date="2020-01-21T10:30:00Z">
        <w:del w:id="65" w:author="Thais de Souza Simões" w:date="2020-01-21T10:34:00Z">
          <w:r w:rsidDel="000C25B4">
            <w:rPr>
              <w:sz w:val="24"/>
              <w:szCs w:val="24"/>
            </w:rPr>
            <w:delText xml:space="preserve">Contudo, muitos fatores podem gerar complicações na geração de resultados: qualidade da câmera, iluminação, escoriações, cirurgias plásticas, encobrimento parcial, etc. Esses impedimentos são chamados de oclusão parcial e alguns estão bastantes presentes no processo de reconhecimento de pessoas sem identificação. </w:delText>
          </w:r>
          <w:commentRangeEnd w:id="32"/>
          <w:r w:rsidDel="000C25B4">
            <w:rPr>
              <w:rStyle w:val="Refdecomentrio"/>
            </w:rPr>
            <w:commentReference w:id="32"/>
          </w:r>
        </w:del>
      </w:moveTo>
    </w:p>
    <w:moveToRangeEnd w:id="31"/>
    <w:p w14:paraId="58A3B482" w14:textId="7E1399F1" w:rsidR="000F0E5B" w:rsidRPr="000C25B4" w:rsidDel="000C25B4" w:rsidRDefault="00126F3B">
      <w:pPr>
        <w:ind w:firstLine="720"/>
        <w:rPr>
          <w:del w:id="66" w:author="Thais de Souza Simões" w:date="2020-01-21T10:33:00Z"/>
          <w:sz w:val="24"/>
          <w:szCs w:val="24"/>
          <w:rPrChange w:id="67" w:author="Thais de Souza Simões" w:date="2020-01-21T10:27:00Z">
            <w:rPr>
              <w:del w:id="68" w:author="Thais de Souza Simões" w:date="2020-01-21T10:33:00Z"/>
              <w:sz w:val="24"/>
              <w:szCs w:val="24"/>
              <w:highlight w:val="darkGray"/>
            </w:rPr>
          </w:rPrChange>
        </w:rPr>
      </w:pPr>
      <w:del w:id="69" w:author="Thais de Souza Simões" w:date="2020-01-21T10:33:00Z">
        <w:r w:rsidRPr="000C25B4" w:rsidDel="000C25B4">
          <w:rPr>
            <w:sz w:val="24"/>
            <w:szCs w:val="24"/>
            <w:rPrChange w:id="70" w:author="Thais de Souza Simões" w:date="2020-01-21T10:27:00Z">
              <w:rPr>
                <w:sz w:val="24"/>
                <w:szCs w:val="24"/>
                <w:highlight w:val="darkGray"/>
              </w:rPr>
            </w:rPrChange>
          </w:rPr>
          <w:delText>Ele fornece aos parceiros da DDPA uma maneira de consultar, através do preenchimento de um formulário, o banco de dados de desaparecidos da própria polícia e, portanto, multiplicando as frentes capazes de reconhecer rapidamente uma pessoa sem identificação que tenha sido encontrada.</w:delText>
        </w:r>
      </w:del>
    </w:p>
    <w:p w14:paraId="1B50B7DF" w14:textId="17074C6B" w:rsidR="000F0E5B" w:rsidRPr="000C25B4" w:rsidRDefault="00126F3B">
      <w:pPr>
        <w:ind w:firstLine="720"/>
        <w:rPr>
          <w:sz w:val="24"/>
          <w:szCs w:val="24"/>
          <w:rPrChange w:id="71" w:author="Thais de Souza Simões" w:date="2020-01-21T10:27:00Z">
            <w:rPr>
              <w:sz w:val="24"/>
              <w:szCs w:val="24"/>
              <w:highlight w:val="darkGray"/>
            </w:rPr>
          </w:rPrChange>
        </w:rPr>
      </w:pPr>
      <w:del w:id="72" w:author="Thais de Souza Simões" w:date="2020-01-21T10:37:00Z">
        <w:r w:rsidRPr="000C25B4" w:rsidDel="00B7285F">
          <w:rPr>
            <w:sz w:val="24"/>
            <w:szCs w:val="24"/>
            <w:rPrChange w:id="73" w:author="Thais de Souza Simões" w:date="2020-01-21T10:27:00Z">
              <w:rPr>
                <w:sz w:val="24"/>
                <w:szCs w:val="24"/>
                <w:highlight w:val="darkGray"/>
              </w:rPr>
            </w:rPrChange>
          </w:rPr>
          <w:delText xml:space="preserve">Apesar da enorme ajuda que o aplicativo introduz, devido ao grande número de pessoas desaparecidas cadastradas com características similares, é possível que o retorno de resultados possa ser muito maior do que o esperado e se torne difícil buscar com precisão. Diante dos fatos, a sugestão de reconhecimento facial foi trazida para a análise com alguns questionamentos. </w:delText>
        </w:r>
      </w:del>
      <w:del w:id="74" w:author="Thais de Souza Simões" w:date="2020-01-21T10:39:00Z">
        <w:r w:rsidRPr="000C25B4" w:rsidDel="00B7285F">
          <w:rPr>
            <w:sz w:val="24"/>
            <w:szCs w:val="24"/>
            <w:rPrChange w:id="75" w:author="Thais de Souza Simões" w:date="2020-01-21T10:27:00Z">
              <w:rPr>
                <w:sz w:val="24"/>
                <w:szCs w:val="24"/>
                <w:highlight w:val="darkGray"/>
              </w:rPr>
            </w:rPrChange>
          </w:rPr>
          <w:delText>O</w:delText>
        </w:r>
      </w:del>
      <w:del w:id="76" w:author="Thais de Souza Simões" w:date="2020-01-21T10:41:00Z">
        <w:r w:rsidRPr="000C25B4" w:rsidDel="00B7285F">
          <w:rPr>
            <w:sz w:val="24"/>
            <w:szCs w:val="24"/>
            <w:rPrChange w:id="77" w:author="Thais de Souza Simões" w:date="2020-01-21T10:27:00Z">
              <w:rPr>
                <w:sz w:val="24"/>
                <w:szCs w:val="24"/>
                <w:highlight w:val="darkGray"/>
              </w:rPr>
            </w:rPrChange>
          </w:rPr>
          <w:delText xml:space="preserve"> reconhecimento facial poderia ser um filtro melhor? Sim, devido a precisão do reconhecimento de imagem, o número de pessoas com características buscadas torna-se de fato menor. </w:delText>
        </w:r>
      </w:del>
      <w:del w:id="78" w:author="Thais de Souza Simões" w:date="2020-01-21T10:42:00Z">
        <w:r w:rsidRPr="000C25B4" w:rsidDel="00B7285F">
          <w:rPr>
            <w:sz w:val="24"/>
            <w:szCs w:val="24"/>
            <w:rPrChange w:id="79" w:author="Thais de Souza Simões" w:date="2020-01-21T10:27:00Z">
              <w:rPr>
                <w:sz w:val="24"/>
                <w:szCs w:val="24"/>
                <w:highlight w:val="darkGray"/>
              </w:rPr>
            </w:rPrChange>
          </w:rPr>
          <w:delText>O</w:delText>
        </w:r>
      </w:del>
      <w:ins w:id="80" w:author="Thais de Souza Simões" w:date="2020-01-21T10:42:00Z">
        <w:r w:rsidR="00B7285F">
          <w:rPr>
            <w:sz w:val="24"/>
            <w:szCs w:val="24"/>
          </w:rPr>
          <w:t>o</w:t>
        </w:r>
      </w:ins>
      <w:r w:rsidRPr="000C25B4">
        <w:rPr>
          <w:sz w:val="24"/>
          <w:szCs w:val="24"/>
          <w:rPrChange w:id="81" w:author="Thais de Souza Simões" w:date="2020-01-21T10:27:00Z">
            <w:rPr>
              <w:sz w:val="24"/>
              <w:szCs w:val="24"/>
              <w:highlight w:val="darkGray"/>
            </w:rPr>
          </w:rPrChange>
        </w:rPr>
        <w:t xml:space="preserve"> reconhecimento facial poderia </w:t>
      </w:r>
      <w:ins w:id="82" w:author="Thais de Souza Simões" w:date="2020-01-21T10:42:00Z">
        <w:r w:rsidR="00B7285F">
          <w:rPr>
            <w:sz w:val="24"/>
            <w:szCs w:val="24"/>
          </w:rPr>
          <w:t xml:space="preserve">realmente </w:t>
        </w:r>
      </w:ins>
      <w:r w:rsidRPr="000C25B4">
        <w:rPr>
          <w:sz w:val="24"/>
          <w:szCs w:val="24"/>
          <w:rPrChange w:id="83" w:author="Thais de Souza Simões" w:date="2020-01-21T10:27:00Z">
            <w:rPr>
              <w:sz w:val="24"/>
              <w:szCs w:val="24"/>
              <w:highlight w:val="darkGray"/>
            </w:rPr>
          </w:rPrChange>
        </w:rPr>
        <w:t>ser um método de busca eficaz</w:t>
      </w:r>
      <w:ins w:id="84" w:author="Thais de Souza Simões" w:date="2020-01-21T10:42:00Z">
        <w:r w:rsidR="00B7285F">
          <w:rPr>
            <w:sz w:val="24"/>
            <w:szCs w:val="24"/>
          </w:rPr>
          <w:t xml:space="preserve"> para pacientes </w:t>
        </w:r>
      </w:ins>
      <w:ins w:id="85" w:author="Thais de Souza Simões" w:date="2020-01-21T10:47:00Z">
        <w:r w:rsidR="001733C9">
          <w:rPr>
            <w:sz w:val="24"/>
            <w:szCs w:val="24"/>
          </w:rPr>
          <w:t>com uso de aparelhos respiratórios</w:t>
        </w:r>
      </w:ins>
      <w:ins w:id="86" w:author="Thais de Souza Simões" w:date="2020-01-21T10:42:00Z">
        <w:r w:rsidR="00B7285F">
          <w:rPr>
            <w:sz w:val="24"/>
            <w:szCs w:val="24"/>
          </w:rPr>
          <w:t xml:space="preserve"> ou com alguma deformação</w:t>
        </w:r>
      </w:ins>
      <w:r w:rsidRPr="000C25B4">
        <w:rPr>
          <w:sz w:val="24"/>
          <w:szCs w:val="24"/>
          <w:rPrChange w:id="87" w:author="Thais de Souza Simões" w:date="2020-01-21T10:27:00Z">
            <w:rPr>
              <w:sz w:val="24"/>
              <w:szCs w:val="24"/>
              <w:highlight w:val="darkGray"/>
            </w:rPr>
          </w:rPrChange>
        </w:rPr>
        <w:t xml:space="preserve">? </w:t>
      </w:r>
      <w:del w:id="88" w:author="Thais de Souza Simões" w:date="2020-01-21T10:42:00Z">
        <w:r w:rsidRPr="000C25B4" w:rsidDel="00B7285F">
          <w:rPr>
            <w:sz w:val="24"/>
            <w:szCs w:val="24"/>
            <w:rPrChange w:id="89" w:author="Thais de Souza Simões" w:date="2020-01-21T10:27:00Z">
              <w:rPr>
                <w:sz w:val="24"/>
                <w:szCs w:val="24"/>
                <w:highlight w:val="darkGray"/>
              </w:rPr>
            </w:rPrChange>
          </w:rPr>
          <w:delText>Porém, para esta pergunta, não</w:delText>
        </w:r>
      </w:del>
      <w:ins w:id="90" w:author="Thais de Souza Simões" w:date="2020-01-21T10:42:00Z">
        <w:r w:rsidR="00B7285F">
          <w:rPr>
            <w:sz w:val="24"/>
            <w:szCs w:val="24"/>
          </w:rPr>
          <w:t>Não</w:t>
        </w:r>
      </w:ins>
      <w:r w:rsidRPr="000C25B4">
        <w:rPr>
          <w:sz w:val="24"/>
          <w:szCs w:val="24"/>
          <w:rPrChange w:id="91" w:author="Thais de Souza Simões" w:date="2020-01-21T10:27:00Z">
            <w:rPr>
              <w:sz w:val="24"/>
              <w:szCs w:val="24"/>
              <w:highlight w:val="darkGray"/>
            </w:rPr>
          </w:rPrChange>
        </w:rPr>
        <w:t xml:space="preserve"> havia uma resposta correta.</w:t>
      </w:r>
    </w:p>
    <w:p w14:paraId="02AA94EC" w14:textId="467E6DB5" w:rsidR="000F0E5B" w:rsidRDefault="00126F3B">
      <w:pPr>
        <w:ind w:firstLine="720"/>
        <w:rPr>
          <w:sz w:val="24"/>
          <w:szCs w:val="24"/>
        </w:rPr>
      </w:pPr>
      <w:commentRangeStart w:id="92"/>
      <w:r w:rsidRPr="000C25B4">
        <w:rPr>
          <w:sz w:val="24"/>
          <w:szCs w:val="24"/>
          <w:rPrChange w:id="93" w:author="Thais de Souza Simões" w:date="2020-01-21T10:27:00Z">
            <w:rPr>
              <w:sz w:val="24"/>
              <w:szCs w:val="24"/>
              <w:highlight w:val="darkGray"/>
            </w:rPr>
          </w:rPrChange>
        </w:rPr>
        <w:t xml:space="preserve">Sendo assim, este trabalho se propõe a estudar a maneira mais eficiente de </w:t>
      </w:r>
      <w:del w:id="94" w:author="Thais de Souza Simões" w:date="2020-01-21T10:43:00Z">
        <w:r w:rsidRPr="000C25B4" w:rsidDel="00B7285F">
          <w:rPr>
            <w:sz w:val="24"/>
            <w:szCs w:val="24"/>
            <w:rPrChange w:id="95" w:author="Thais de Souza Simões" w:date="2020-01-21T10:27:00Z">
              <w:rPr>
                <w:sz w:val="24"/>
                <w:szCs w:val="24"/>
                <w:highlight w:val="darkGray"/>
              </w:rPr>
            </w:rPrChange>
          </w:rPr>
          <w:delText xml:space="preserve">implementar </w:delText>
        </w:r>
      </w:del>
      <w:ins w:id="96" w:author="Thais de Souza Simões" w:date="2020-01-21T10:43:00Z">
        <w:r w:rsidR="00B7285F" w:rsidRPr="000C25B4">
          <w:rPr>
            <w:sz w:val="24"/>
            <w:szCs w:val="24"/>
            <w:rPrChange w:id="97" w:author="Thais de Souza Simões" w:date="2020-01-21T10:27:00Z">
              <w:rPr>
                <w:sz w:val="24"/>
                <w:szCs w:val="24"/>
                <w:highlight w:val="darkGray"/>
              </w:rPr>
            </w:rPrChange>
          </w:rPr>
          <w:t>impl</w:t>
        </w:r>
        <w:r w:rsidR="00B7285F">
          <w:rPr>
            <w:sz w:val="24"/>
            <w:szCs w:val="24"/>
          </w:rPr>
          <w:t>antar</w:t>
        </w:r>
        <w:r w:rsidR="00B7285F" w:rsidRPr="000C25B4">
          <w:rPr>
            <w:sz w:val="24"/>
            <w:szCs w:val="24"/>
            <w:rPrChange w:id="98" w:author="Thais de Souza Simões" w:date="2020-01-21T10:27:00Z">
              <w:rPr>
                <w:sz w:val="24"/>
                <w:szCs w:val="24"/>
                <w:highlight w:val="darkGray"/>
              </w:rPr>
            </w:rPrChange>
          </w:rPr>
          <w:t xml:space="preserve"> </w:t>
        </w:r>
      </w:ins>
      <w:r w:rsidRPr="000C25B4">
        <w:rPr>
          <w:sz w:val="24"/>
          <w:szCs w:val="24"/>
          <w:rPrChange w:id="99" w:author="Thais de Souza Simões" w:date="2020-01-21T10:27:00Z">
            <w:rPr>
              <w:sz w:val="24"/>
              <w:szCs w:val="24"/>
              <w:highlight w:val="darkGray"/>
            </w:rPr>
          </w:rPrChange>
        </w:rPr>
        <w:t>a busca por reconhecimento facial no aplicativo Desaparecidos-RJ, com a finalidade aumentar a acurácia das buscas.</w:t>
      </w:r>
      <w:commentRangeEnd w:id="92"/>
      <w:r w:rsidR="00F36430" w:rsidRPr="000C25B4">
        <w:rPr>
          <w:rStyle w:val="Refdecomentrio"/>
        </w:rPr>
        <w:commentReference w:id="92"/>
      </w:r>
    </w:p>
    <w:p w14:paraId="651FC9F8" w14:textId="77777777" w:rsidR="000F0E5B" w:rsidRDefault="000F0E5B">
      <w:pPr>
        <w:rPr>
          <w:sz w:val="24"/>
          <w:szCs w:val="24"/>
        </w:rPr>
      </w:pPr>
    </w:p>
    <w:p w14:paraId="0F941DB2" w14:textId="77777777" w:rsidR="000F0E5B" w:rsidRDefault="00126F3B">
      <w:pPr>
        <w:numPr>
          <w:ilvl w:val="1"/>
          <w:numId w:val="1"/>
        </w:numPr>
        <w:rPr>
          <w:sz w:val="24"/>
          <w:szCs w:val="24"/>
        </w:rPr>
      </w:pPr>
      <w:r>
        <w:rPr>
          <w:sz w:val="24"/>
          <w:szCs w:val="24"/>
        </w:rPr>
        <w:t>Objetivos</w:t>
      </w:r>
    </w:p>
    <w:p w14:paraId="4043DDAD" w14:textId="77777777" w:rsidR="000F0E5B" w:rsidRDefault="000F0E5B">
      <w:pPr>
        <w:rPr>
          <w:sz w:val="24"/>
          <w:szCs w:val="24"/>
        </w:rPr>
      </w:pPr>
    </w:p>
    <w:p w14:paraId="101B6503" w14:textId="77777777" w:rsidR="001733C9" w:rsidRDefault="00B7285F">
      <w:pPr>
        <w:ind w:firstLine="720"/>
        <w:rPr>
          <w:ins w:id="100" w:author="Thais de Souza Simões" w:date="2020-01-21T10:49:00Z"/>
          <w:sz w:val="24"/>
          <w:szCs w:val="24"/>
        </w:rPr>
        <w:pPrChange w:id="101" w:author="Thais de Souza Simões" w:date="2020-01-21T10:49:00Z">
          <w:pPr>
            <w:numPr>
              <w:ilvl w:val="1"/>
              <w:numId w:val="1"/>
            </w:numPr>
            <w:ind w:left="1440" w:hanging="360"/>
          </w:pPr>
        </w:pPrChange>
      </w:pPr>
      <w:ins w:id="102" w:author="Thais de Souza Simões" w:date="2020-01-21T10:44:00Z">
        <w:r>
          <w:rPr>
            <w:sz w:val="24"/>
            <w:szCs w:val="24"/>
          </w:rPr>
          <w:t>Este trabalho tem por objetivo analisar duas bibliotecas de reconhecimento facial</w:t>
        </w:r>
      </w:ins>
      <w:ins w:id="103" w:author="Thais de Souza Simões" w:date="2020-01-21T10:47:00Z">
        <w:r w:rsidR="001733C9">
          <w:rPr>
            <w:sz w:val="24"/>
            <w:szCs w:val="24"/>
          </w:rPr>
          <w:t>, Face Recognition [1] e OpenFace [2], afim de verificar a precis</w:t>
        </w:r>
      </w:ins>
      <w:ins w:id="104" w:author="Thais de Souza Simões" w:date="2020-01-21T10:48:00Z">
        <w:r w:rsidR="001733C9">
          <w:rPr>
            <w:sz w:val="24"/>
            <w:szCs w:val="24"/>
          </w:rPr>
          <w:t xml:space="preserve">ão de seus resultados em caso de rostos parcialmente cobertos. </w:t>
        </w:r>
      </w:ins>
    </w:p>
    <w:p w14:paraId="069C0F8A" w14:textId="4043B494" w:rsidR="000F0E5B" w:rsidDel="001733C9" w:rsidRDefault="001733C9">
      <w:pPr>
        <w:ind w:firstLine="720"/>
        <w:rPr>
          <w:del w:id="105" w:author="Thais de Souza Simões" w:date="2020-01-21T10:49:00Z"/>
          <w:moveFrom w:id="106" w:author="Thais de Souza Simões" w:date="2020-01-21T10:30:00Z"/>
          <w:sz w:val="24"/>
          <w:szCs w:val="24"/>
        </w:rPr>
      </w:pPr>
      <w:ins w:id="107" w:author="Thais de Souza Simões" w:date="2020-01-21T10:49:00Z">
        <w:r>
          <w:rPr>
            <w:sz w:val="24"/>
            <w:szCs w:val="24"/>
          </w:rPr>
          <w:lastRenderedPageBreak/>
          <w:t>A avaliação será feita através do uso de uma base de dados especializada para estudos em oclus</w:t>
        </w:r>
      </w:ins>
      <w:ins w:id="108" w:author="Thais de Souza Simões" w:date="2020-01-21T10:50:00Z">
        <w:r>
          <w:rPr>
            <w:sz w:val="24"/>
            <w:szCs w:val="24"/>
          </w:rPr>
          <w:t>ão parcial e os resultados de comparação levarão em consideração a rapidez e a acuidade de cada biblioteca.</w:t>
        </w:r>
      </w:ins>
      <w:moveFromRangeStart w:id="109" w:author="Thais de Souza Simões" w:date="2020-01-21T10:30:00Z" w:name="move30495063"/>
      <w:commentRangeStart w:id="110"/>
      <w:moveFrom w:id="111" w:author="Thais de Souza Simões" w:date="2020-01-21T10:30:00Z">
        <w:del w:id="112" w:author="Thais de Souza Simões" w:date="2020-01-21T10:49:00Z">
          <w:r w:rsidR="00126F3B" w:rsidDel="001733C9">
            <w:rPr>
              <w:sz w:val="24"/>
              <w:szCs w:val="24"/>
            </w:rPr>
            <w:delText>Há muito o Munícipio do Rio de Janeiro está vivendo um grave problema de segurança pública. A criação do aplicativo Desaparecidos-RJ surgiu como uma tentativa de auxiliar a Polícia Civil do Rio de Janeiro a agilizar seus processos e aumentar a conscientização das pontas envolvidas no processo.</w:delText>
          </w:r>
        </w:del>
      </w:moveFrom>
    </w:p>
    <w:p w14:paraId="2C0CE4DF" w14:textId="015F607F" w:rsidR="000F0E5B" w:rsidDel="001733C9" w:rsidRDefault="00126F3B">
      <w:pPr>
        <w:ind w:firstLine="720"/>
        <w:rPr>
          <w:del w:id="113" w:author="Thais de Souza Simões" w:date="2020-01-21T10:49:00Z"/>
          <w:moveFrom w:id="114" w:author="Thais de Souza Simões" w:date="2020-01-21T10:30:00Z"/>
          <w:sz w:val="24"/>
          <w:szCs w:val="24"/>
        </w:rPr>
      </w:pPr>
      <w:moveFrom w:id="115" w:author="Thais de Souza Simões" w:date="2020-01-21T10:30:00Z">
        <w:del w:id="116" w:author="Thais de Souza Simões" w:date="2020-01-21T10:49:00Z">
          <w:r w:rsidDel="001733C9">
            <w:rPr>
              <w:sz w:val="24"/>
              <w:szCs w:val="24"/>
            </w:rPr>
            <w:delText>No meio do processo de reconstrução do aplicativo e seu servidor a proposição da utilização de reconhecimento facial surgiu como uma solução que poderia auxiliar na filtragem de respostas às buscas do servidor, aumentando a precisão do retorno de pessoas cadastradas para o aplicativo.</w:delText>
          </w:r>
        </w:del>
      </w:moveFrom>
    </w:p>
    <w:p w14:paraId="05B4FA49" w14:textId="4305A6A1" w:rsidR="000F0E5B" w:rsidDel="001733C9" w:rsidRDefault="000F0E5B">
      <w:pPr>
        <w:ind w:firstLine="720"/>
        <w:rPr>
          <w:del w:id="117" w:author="Thais de Souza Simões" w:date="2020-01-21T10:49:00Z"/>
          <w:moveFrom w:id="118" w:author="Thais de Souza Simões" w:date="2020-01-21T10:30:00Z"/>
          <w:sz w:val="24"/>
          <w:szCs w:val="24"/>
        </w:rPr>
        <w:pPrChange w:id="119" w:author="Thais de Souza Simões" w:date="2020-01-21T10:49:00Z">
          <w:pPr/>
        </w:pPrChange>
      </w:pPr>
    </w:p>
    <w:p w14:paraId="0AF269A3" w14:textId="34DEABA0" w:rsidR="000F0E5B" w:rsidDel="001733C9" w:rsidRDefault="00126F3B">
      <w:pPr>
        <w:ind w:firstLine="720"/>
        <w:rPr>
          <w:del w:id="120" w:author="Thais de Souza Simões" w:date="2020-01-21T10:49:00Z"/>
          <w:moveFrom w:id="121" w:author="Thais de Souza Simões" w:date="2020-01-21T10:30:00Z"/>
          <w:sz w:val="24"/>
          <w:szCs w:val="24"/>
        </w:rPr>
      </w:pPr>
      <w:moveFrom w:id="122" w:author="Thais de Souza Simões" w:date="2020-01-21T10:30:00Z">
        <w:del w:id="123" w:author="Thais de Souza Simões" w:date="2020-01-21T10:49:00Z">
          <w:r w:rsidDel="001733C9">
            <w:rPr>
              <w:sz w:val="24"/>
              <w:szCs w:val="24"/>
            </w:rPr>
            <w:delText xml:space="preserve">Contudo, muitos fatores podem gerar complicações na geração de resultados: qualidade da câmera, iluminação, escoriações, cirurgias plásticas, encobrimento parcial, etc. Esses impedimentos são chamados de oclusão parcial e alguns estão bastantes presentes no processo de reconhecimento de pessoas sem identificação. </w:delText>
          </w:r>
          <w:commentRangeEnd w:id="110"/>
          <w:r w:rsidR="00F36430" w:rsidDel="001733C9">
            <w:rPr>
              <w:rStyle w:val="Refdecomentrio"/>
            </w:rPr>
            <w:commentReference w:id="110"/>
          </w:r>
        </w:del>
      </w:moveFrom>
    </w:p>
    <w:moveFromRangeEnd w:id="109"/>
    <w:p w14:paraId="10CB3EA7" w14:textId="27FFECE5" w:rsidR="000F0E5B" w:rsidDel="001733C9" w:rsidRDefault="00126F3B">
      <w:pPr>
        <w:ind w:firstLine="720"/>
        <w:rPr>
          <w:del w:id="124" w:author="Thais de Souza Simões" w:date="2020-01-21T10:49:00Z"/>
          <w:sz w:val="24"/>
          <w:szCs w:val="24"/>
        </w:rPr>
      </w:pPr>
      <w:commentRangeStart w:id="125"/>
      <w:del w:id="126" w:author="Thais de Souza Simões" w:date="2020-01-21T10:49:00Z">
        <w:r w:rsidDel="001733C9">
          <w:rPr>
            <w:sz w:val="24"/>
            <w:szCs w:val="24"/>
          </w:rPr>
          <w:delText xml:space="preserve">Portanto, o objetivo deste trabalho é analisar </w:delText>
        </w:r>
        <w:r w:rsidDel="001733C9">
          <w:rPr>
            <w:i/>
            <w:sz w:val="24"/>
            <w:szCs w:val="24"/>
          </w:rPr>
          <w:delText>framework</w:delText>
        </w:r>
        <w:commentRangeStart w:id="127"/>
        <w:r w:rsidDel="001733C9">
          <w:rPr>
            <w:i/>
            <w:sz w:val="24"/>
            <w:szCs w:val="24"/>
          </w:rPr>
          <w:delText>s</w:delText>
        </w:r>
        <w:commentRangeEnd w:id="127"/>
        <w:r w:rsidDel="001733C9">
          <w:commentReference w:id="127"/>
        </w:r>
        <w:r w:rsidDel="001733C9">
          <w:rPr>
            <w:i/>
            <w:sz w:val="24"/>
            <w:szCs w:val="24"/>
          </w:rPr>
          <w:delText xml:space="preserve"> </w:delText>
        </w:r>
        <w:r w:rsidDel="001733C9">
          <w:rPr>
            <w:sz w:val="24"/>
            <w:szCs w:val="24"/>
          </w:rPr>
          <w:delText>de reconhecimento facial que poderiam ser implantados no aplicativo Desaparecidos - RJ, com foco no tratamento de casos de oclusão parcial, sendo eles: Face Recognition [1] e OpenFace [2].</w:delText>
        </w:r>
        <w:commentRangeEnd w:id="125"/>
        <w:r w:rsidR="00F36430" w:rsidDel="001733C9">
          <w:rPr>
            <w:rStyle w:val="Refdecomentrio"/>
          </w:rPr>
          <w:commentReference w:id="125"/>
        </w:r>
      </w:del>
    </w:p>
    <w:p w14:paraId="602F3521" w14:textId="202FD4FA" w:rsidR="000F0E5B" w:rsidDel="001733C9" w:rsidRDefault="000F0E5B">
      <w:pPr>
        <w:ind w:firstLine="720"/>
        <w:rPr>
          <w:del w:id="128" w:author="Thais de Souza Simões" w:date="2020-01-21T10:49:00Z"/>
          <w:sz w:val="24"/>
          <w:szCs w:val="24"/>
        </w:rPr>
        <w:pPrChange w:id="129" w:author="Thais de Souza Simões" w:date="2020-01-21T10:49:00Z">
          <w:pPr/>
        </w:pPrChange>
      </w:pPr>
    </w:p>
    <w:p w14:paraId="3E89BAF6" w14:textId="77777777" w:rsidR="001733C9" w:rsidRDefault="001733C9">
      <w:pPr>
        <w:ind w:firstLine="720"/>
        <w:rPr>
          <w:ins w:id="130" w:author="Thais de Souza Simões" w:date="2020-01-21T10:49:00Z"/>
          <w:sz w:val="24"/>
          <w:szCs w:val="24"/>
        </w:rPr>
        <w:pPrChange w:id="131" w:author="Thais de Souza Simões" w:date="2020-01-21T10:49:00Z">
          <w:pPr>
            <w:numPr>
              <w:ilvl w:val="1"/>
              <w:numId w:val="1"/>
            </w:numPr>
            <w:ind w:left="1440" w:hanging="360"/>
          </w:pPr>
        </w:pPrChange>
      </w:pPr>
    </w:p>
    <w:p w14:paraId="6867CE98" w14:textId="77777777" w:rsidR="001733C9" w:rsidRDefault="001733C9">
      <w:pPr>
        <w:ind w:firstLine="720"/>
        <w:rPr>
          <w:ins w:id="132" w:author="Thais de Souza Simões" w:date="2020-01-21T10:49:00Z"/>
          <w:sz w:val="24"/>
          <w:szCs w:val="24"/>
        </w:rPr>
        <w:pPrChange w:id="133" w:author="Thais de Souza Simões" w:date="2020-01-21T10:49:00Z">
          <w:pPr>
            <w:numPr>
              <w:ilvl w:val="1"/>
              <w:numId w:val="1"/>
            </w:numPr>
            <w:ind w:left="1440" w:hanging="360"/>
          </w:pPr>
        </w:pPrChange>
      </w:pPr>
    </w:p>
    <w:p w14:paraId="0E161021" w14:textId="44D632CD" w:rsidR="000F0E5B" w:rsidRDefault="00126F3B">
      <w:pPr>
        <w:ind w:firstLine="720"/>
        <w:rPr>
          <w:sz w:val="24"/>
          <w:szCs w:val="24"/>
        </w:rPr>
        <w:pPrChange w:id="134" w:author="Thais de Souza Simões" w:date="2020-01-21T10:49:00Z">
          <w:pPr>
            <w:numPr>
              <w:ilvl w:val="1"/>
              <w:numId w:val="1"/>
            </w:numPr>
            <w:ind w:left="1440" w:hanging="360"/>
          </w:pPr>
        </w:pPrChange>
      </w:pPr>
      <w:r>
        <w:rPr>
          <w:sz w:val="24"/>
          <w:szCs w:val="24"/>
        </w:rPr>
        <w:t>Organização do texto</w:t>
      </w:r>
    </w:p>
    <w:p w14:paraId="7F756CFE" w14:textId="77777777" w:rsidR="000F0E5B" w:rsidRDefault="000F0E5B">
      <w:pPr>
        <w:rPr>
          <w:sz w:val="24"/>
          <w:szCs w:val="24"/>
        </w:rPr>
      </w:pPr>
    </w:p>
    <w:p w14:paraId="56E35684" w14:textId="77777777" w:rsidR="000F0E5B" w:rsidRDefault="00126F3B">
      <w:pPr>
        <w:rPr>
          <w:sz w:val="24"/>
          <w:szCs w:val="24"/>
        </w:rPr>
      </w:pPr>
      <w:commentRangeStart w:id="135"/>
      <w:r>
        <w:rPr>
          <w:sz w:val="24"/>
          <w:szCs w:val="24"/>
        </w:rPr>
        <w:t>O texto está organizado em:</w:t>
      </w:r>
      <w:commentRangeEnd w:id="135"/>
      <w:r>
        <w:commentReference w:id="135"/>
      </w:r>
    </w:p>
    <w:p w14:paraId="6A7AE4BC" w14:textId="77777777" w:rsidR="000F0E5B" w:rsidRDefault="00126F3B">
      <w:pPr>
        <w:rPr>
          <w:sz w:val="24"/>
          <w:szCs w:val="24"/>
        </w:rPr>
      </w:pPr>
      <w:r>
        <w:rPr>
          <w:sz w:val="24"/>
          <w:szCs w:val="24"/>
        </w:rPr>
        <w:t>Introdução</w:t>
      </w:r>
    </w:p>
    <w:p w14:paraId="07A5F7E3" w14:textId="77777777" w:rsidR="000F0E5B" w:rsidRDefault="00126F3B">
      <w:pPr>
        <w:rPr>
          <w:sz w:val="24"/>
          <w:szCs w:val="24"/>
        </w:rPr>
      </w:pPr>
      <w:r>
        <w:rPr>
          <w:sz w:val="24"/>
          <w:szCs w:val="24"/>
        </w:rPr>
        <w:t>Trabalhos relacionados</w:t>
      </w:r>
    </w:p>
    <w:p w14:paraId="05236F0C" w14:textId="77777777" w:rsidR="000F0E5B" w:rsidRDefault="00126F3B">
      <w:pPr>
        <w:rPr>
          <w:sz w:val="24"/>
          <w:szCs w:val="24"/>
        </w:rPr>
      </w:pPr>
      <w:r>
        <w:rPr>
          <w:sz w:val="24"/>
          <w:szCs w:val="24"/>
        </w:rPr>
        <w:t>Reconhecimento facial</w:t>
      </w:r>
    </w:p>
    <w:p w14:paraId="3B67DFF3" w14:textId="77777777" w:rsidR="000F0E5B" w:rsidRDefault="00126F3B">
      <w:pPr>
        <w:rPr>
          <w:sz w:val="24"/>
          <w:szCs w:val="24"/>
        </w:rPr>
      </w:pPr>
      <w:r>
        <w:rPr>
          <w:sz w:val="24"/>
          <w:szCs w:val="24"/>
        </w:rPr>
        <w:t>Tecnologias</w:t>
      </w:r>
    </w:p>
    <w:p w14:paraId="1B0736C9" w14:textId="77777777" w:rsidR="000F0E5B" w:rsidRDefault="00126F3B">
      <w:pPr>
        <w:rPr>
          <w:sz w:val="24"/>
          <w:szCs w:val="24"/>
        </w:rPr>
      </w:pPr>
      <w:r>
        <w:rPr>
          <w:sz w:val="24"/>
          <w:szCs w:val="24"/>
        </w:rPr>
        <w:t>Avaliação</w:t>
      </w:r>
    </w:p>
    <w:p w14:paraId="7ECD77C3" w14:textId="00736BAF" w:rsidR="000F0E5B" w:rsidRDefault="00126F3B">
      <w:pPr>
        <w:rPr>
          <w:ins w:id="136" w:author="Thais de Souza Simões" w:date="2020-01-21T10:50:00Z"/>
          <w:sz w:val="24"/>
          <w:szCs w:val="24"/>
        </w:rPr>
      </w:pPr>
      <w:r>
        <w:rPr>
          <w:sz w:val="24"/>
          <w:szCs w:val="24"/>
        </w:rPr>
        <w:t>Conclusão</w:t>
      </w:r>
    </w:p>
    <w:p w14:paraId="66F6CAD9" w14:textId="77777777" w:rsidR="001733C9" w:rsidRDefault="001733C9"/>
    <w:p w14:paraId="2B785D44" w14:textId="3587E322" w:rsidR="000F0E5B" w:rsidDel="004B39E4" w:rsidRDefault="000F0E5B">
      <w:pPr>
        <w:rPr>
          <w:del w:id="137" w:author="Thais de Souza Simões" w:date="2019-11-13T16:52:00Z"/>
          <w:sz w:val="24"/>
          <w:szCs w:val="24"/>
        </w:rPr>
      </w:pPr>
    </w:p>
    <w:p w14:paraId="439EC30F" w14:textId="118AE17D" w:rsidR="000F0E5B" w:rsidRDefault="00126F3B">
      <w:pPr>
        <w:numPr>
          <w:ilvl w:val="0"/>
          <w:numId w:val="1"/>
        </w:numPr>
      </w:pPr>
      <w:commentRangeStart w:id="138"/>
      <w:del w:id="139" w:author="Thais de Souza Simões" w:date="2019-11-13T16:52:00Z">
        <w:r w:rsidDel="004B39E4">
          <w:rPr>
            <w:sz w:val="24"/>
            <w:szCs w:val="24"/>
          </w:rPr>
          <w:delText>Visão</w:delText>
        </w:r>
        <w:commentRangeEnd w:id="138"/>
        <w:r w:rsidR="00C06C75" w:rsidDel="004B39E4">
          <w:rPr>
            <w:rStyle w:val="Refdecomentrio"/>
          </w:rPr>
          <w:commentReference w:id="138"/>
        </w:r>
        <w:r w:rsidDel="004B39E4">
          <w:rPr>
            <w:sz w:val="24"/>
            <w:szCs w:val="24"/>
          </w:rPr>
          <w:delText xml:space="preserve"> computacional e reconhecimento facial</w:delText>
        </w:r>
      </w:del>
      <w:ins w:id="140" w:author="Thais de Souza Simões" w:date="2019-11-13T16:52:00Z">
        <w:r w:rsidR="004B39E4">
          <w:rPr>
            <w:sz w:val="24"/>
            <w:szCs w:val="24"/>
          </w:rPr>
          <w:t>Referencial Bibliográfico</w:t>
        </w:r>
      </w:ins>
    </w:p>
    <w:p w14:paraId="3CADE99F" w14:textId="6B9BD886" w:rsidR="000F0E5B" w:rsidRDefault="00126F3B">
      <w:pPr>
        <w:tabs>
          <w:tab w:val="left" w:pos="404"/>
        </w:tabs>
        <w:rPr>
          <w:sz w:val="24"/>
          <w:szCs w:val="24"/>
        </w:rPr>
      </w:pPr>
      <w:r>
        <w:rPr>
          <w:sz w:val="24"/>
          <w:szCs w:val="24"/>
        </w:rPr>
        <w:tab/>
        <w:t>Para conseguir reconhecer um rosto,</w:t>
      </w:r>
      <w:commentRangeStart w:id="141"/>
      <w:r>
        <w:rPr>
          <w:sz w:val="24"/>
          <w:szCs w:val="24"/>
        </w:rPr>
        <w:t xml:space="preserve"> a </w:t>
      </w:r>
      <w:del w:id="142" w:author="Thais de Souza Simões" w:date="2019-11-13T16:53:00Z">
        <w:r w:rsidDel="004B39E4">
          <w:rPr>
            <w:sz w:val="24"/>
            <w:szCs w:val="24"/>
          </w:rPr>
          <w:delText xml:space="preserve">máquina </w:delText>
        </w:r>
      </w:del>
      <w:ins w:id="143" w:author="Thais de Souza Simões" w:date="2019-11-13T16:53:00Z">
        <w:r w:rsidR="004B39E4">
          <w:rPr>
            <w:sz w:val="24"/>
            <w:szCs w:val="24"/>
          </w:rPr>
          <w:t xml:space="preserve">imagem </w:t>
        </w:r>
      </w:ins>
      <w:r>
        <w:rPr>
          <w:sz w:val="24"/>
          <w:szCs w:val="24"/>
        </w:rPr>
        <w:t>deve passa</w:t>
      </w:r>
      <w:commentRangeEnd w:id="141"/>
      <w:r w:rsidR="00651B4B">
        <w:rPr>
          <w:rStyle w:val="Refdecomentrio"/>
        </w:rPr>
        <w:commentReference w:id="141"/>
      </w:r>
      <w:r>
        <w:rPr>
          <w:sz w:val="24"/>
          <w:szCs w:val="24"/>
        </w:rPr>
        <w:t xml:space="preserve">r por diversos processos até chegar ao resultado final. Este capítulo </w:t>
      </w:r>
      <w:del w:id="144" w:author="Geiza Maria Hamazaki da Silva" w:date="2019-11-11T11:11:00Z">
        <w:r w:rsidDel="00651B4B">
          <w:rPr>
            <w:sz w:val="24"/>
            <w:szCs w:val="24"/>
          </w:rPr>
          <w:delText xml:space="preserve">tratará </w:delText>
        </w:r>
      </w:del>
      <w:ins w:id="145" w:author="Geiza Maria Hamazaki da Silva" w:date="2019-11-11T11:11:00Z">
        <w:r w:rsidR="00651B4B">
          <w:rPr>
            <w:sz w:val="24"/>
            <w:szCs w:val="24"/>
          </w:rPr>
          <w:t xml:space="preserve">apresentará, em linhas gerais,  parte </w:t>
        </w:r>
      </w:ins>
      <w:r>
        <w:rPr>
          <w:sz w:val="24"/>
          <w:szCs w:val="24"/>
        </w:rPr>
        <w:t>da teoria por detrás do reconhecimento facial, também conhecida como Visão computacional, e do reconhecimento facial e seus diferentes aspectos.</w:t>
      </w:r>
    </w:p>
    <w:p w14:paraId="76E84410" w14:textId="77777777" w:rsidR="000F0E5B" w:rsidRDefault="000F0E5B">
      <w:pPr>
        <w:tabs>
          <w:tab w:val="left" w:pos="404"/>
        </w:tabs>
        <w:rPr>
          <w:sz w:val="24"/>
          <w:szCs w:val="24"/>
        </w:rPr>
      </w:pPr>
    </w:p>
    <w:p w14:paraId="478808B5" w14:textId="77777777" w:rsidR="000F0E5B" w:rsidRDefault="00126F3B">
      <w:pPr>
        <w:pStyle w:val="PargrafodaLista"/>
        <w:numPr>
          <w:ilvl w:val="1"/>
          <w:numId w:val="1"/>
        </w:numPr>
        <w:spacing w:after="160"/>
      </w:pPr>
      <w:r>
        <w:rPr>
          <w:sz w:val="24"/>
          <w:szCs w:val="24"/>
        </w:rPr>
        <w:t xml:space="preserve">Visão computacional </w:t>
      </w:r>
    </w:p>
    <w:p w14:paraId="48C2DB00" w14:textId="2ED8CAD2" w:rsidR="000F0E5B" w:rsidRDefault="00126F3B">
      <w:pPr>
        <w:ind w:firstLine="708"/>
      </w:pPr>
      <w:r>
        <w:rPr>
          <w:sz w:val="24"/>
          <w:szCs w:val="24"/>
        </w:rPr>
        <w:t xml:space="preserve">A visão computacional é a área da computação que busca </w:t>
      </w:r>
      <w:commentRangeStart w:id="146"/>
      <w:del w:id="147" w:author="Thais de Souza Simões" w:date="2019-11-13T16:53:00Z">
        <w:r w:rsidDel="004B39E4">
          <w:rPr>
            <w:sz w:val="24"/>
            <w:szCs w:val="24"/>
          </w:rPr>
          <w:delText xml:space="preserve">imitar </w:delText>
        </w:r>
      </w:del>
      <w:commentRangeEnd w:id="146"/>
      <w:ins w:id="148" w:author="Thais de Souza Simões" w:date="2019-11-13T16:53:00Z">
        <w:r w:rsidR="004B39E4">
          <w:rPr>
            <w:sz w:val="24"/>
            <w:szCs w:val="24"/>
          </w:rPr>
          <w:t xml:space="preserve">simular </w:t>
        </w:r>
      </w:ins>
      <w:r w:rsidR="00651B4B">
        <w:rPr>
          <w:rStyle w:val="Refdecomentrio"/>
        </w:rPr>
        <w:commentReference w:id="146"/>
      </w:r>
      <w:r>
        <w:rPr>
          <w:sz w:val="24"/>
          <w:szCs w:val="24"/>
        </w:rPr>
        <w:t xml:space="preserve">o poder da visão humana em um computador. Segundo </w:t>
      </w:r>
      <w:commentRangeStart w:id="149"/>
      <w:r>
        <w:rPr>
          <w:sz w:val="24"/>
          <w:szCs w:val="24"/>
        </w:rPr>
        <w:t>Marengoni et al</w:t>
      </w:r>
      <w:commentRangeEnd w:id="149"/>
      <w:r>
        <w:commentReference w:id="149"/>
      </w:r>
      <w:r>
        <w:rPr>
          <w:sz w:val="24"/>
          <w:szCs w:val="24"/>
        </w:rPr>
        <w:t xml:space="preserve"> </w:t>
      </w:r>
      <w:commentRangeStart w:id="150"/>
      <w:r>
        <w:rPr>
          <w:sz w:val="24"/>
          <w:szCs w:val="24"/>
        </w:rPr>
        <w:t>[x]</w:t>
      </w:r>
      <w:commentRangeEnd w:id="150"/>
      <w:r w:rsidR="00F36430">
        <w:rPr>
          <w:rStyle w:val="Refdecomentrio"/>
        </w:rPr>
        <w:commentReference w:id="150"/>
      </w:r>
      <w:r>
        <w:rPr>
          <w:sz w:val="24"/>
          <w:szCs w:val="24"/>
        </w:rPr>
        <w:t>, a visão computacional é quando o computador consegue interpretar como um todo, ou parcialmente, uma imagem de entrada dada pelo usuário.</w:t>
      </w:r>
    </w:p>
    <w:p w14:paraId="76586145" w14:textId="797E65F2" w:rsidR="000F0E5B" w:rsidRDefault="00126F3B">
      <w:pPr>
        <w:ind w:firstLine="708"/>
      </w:pPr>
      <w:r>
        <w:rPr>
          <w:sz w:val="24"/>
          <w:szCs w:val="24"/>
        </w:rPr>
        <w:t>O processamento de imagens é um</w:t>
      </w:r>
      <w:ins w:id="151" w:author="Thais de Souza Simões" w:date="2019-11-13T16:54:00Z">
        <w:r w:rsidR="004B39E4">
          <w:rPr>
            <w:sz w:val="24"/>
            <w:szCs w:val="24"/>
          </w:rPr>
          <w:t>a</w:t>
        </w:r>
      </w:ins>
      <w:r>
        <w:rPr>
          <w:sz w:val="24"/>
          <w:szCs w:val="24"/>
        </w:rPr>
        <w:t xml:space="preserve"> </w:t>
      </w:r>
      <w:commentRangeStart w:id="152"/>
      <w:commentRangeStart w:id="153"/>
      <w:del w:id="154" w:author="Thais de Souza Simões" w:date="2019-11-13T16:54:00Z">
        <w:r w:rsidDel="004B39E4">
          <w:rPr>
            <w:sz w:val="24"/>
            <w:szCs w:val="24"/>
          </w:rPr>
          <w:delText>pequeno pedaço</w:delText>
        </w:r>
      </w:del>
      <w:ins w:id="155" w:author="Thais de Souza Simões" w:date="2019-11-13T16:54:00Z">
        <w:r w:rsidR="004B39E4">
          <w:rPr>
            <w:sz w:val="24"/>
            <w:szCs w:val="24"/>
          </w:rPr>
          <w:t>das parte</w:t>
        </w:r>
      </w:ins>
      <w:ins w:id="156" w:author="Thais de Souza Simões" w:date="2019-11-13T16:55:00Z">
        <w:r w:rsidR="004B39E4">
          <w:rPr>
            <w:sz w:val="24"/>
            <w:szCs w:val="24"/>
          </w:rPr>
          <w:t>s</w:t>
        </w:r>
      </w:ins>
      <w:r>
        <w:rPr>
          <w:sz w:val="24"/>
          <w:szCs w:val="24"/>
        </w:rPr>
        <w:t xml:space="preserve"> </w:t>
      </w:r>
      <w:commentRangeEnd w:id="152"/>
      <w:r w:rsidR="009177DE">
        <w:rPr>
          <w:rStyle w:val="Refdecomentrio"/>
        </w:rPr>
        <w:commentReference w:id="152"/>
      </w:r>
      <w:commentRangeEnd w:id="153"/>
      <w:r w:rsidR="009177DE">
        <w:rPr>
          <w:rStyle w:val="Refdecomentrio"/>
        </w:rPr>
        <w:commentReference w:id="153"/>
      </w:r>
      <w:r>
        <w:rPr>
          <w:sz w:val="24"/>
          <w:szCs w:val="24"/>
        </w:rPr>
        <w:t xml:space="preserve">dessa interpretação feita pelo computador e consiste basicamente em transformar </w:t>
      </w:r>
      <w:commentRangeStart w:id="157"/>
      <w:del w:id="158" w:author="Thais de Souza Simões" w:date="2019-11-13T16:54:00Z">
        <w:r w:rsidDel="004B39E4">
          <w:rPr>
            <w:sz w:val="24"/>
            <w:szCs w:val="24"/>
          </w:rPr>
          <w:delText xml:space="preserve">o que é visual para nós seres humanos </w:delText>
        </w:r>
        <w:commentRangeEnd w:id="157"/>
        <w:r w:rsidR="009177DE" w:rsidDel="004B39E4">
          <w:rPr>
            <w:rStyle w:val="Refdecomentrio"/>
          </w:rPr>
          <w:commentReference w:id="157"/>
        </w:r>
        <w:r w:rsidDel="004B39E4">
          <w:rPr>
            <w:sz w:val="24"/>
            <w:szCs w:val="24"/>
          </w:rPr>
          <w:delText>(</w:delText>
        </w:r>
      </w:del>
      <w:r>
        <w:rPr>
          <w:sz w:val="24"/>
          <w:szCs w:val="24"/>
        </w:rPr>
        <w:t>a imagem</w:t>
      </w:r>
      <w:del w:id="159" w:author="Thais de Souza Simões" w:date="2019-11-13T16:54:00Z">
        <w:r w:rsidDel="004B39E4">
          <w:rPr>
            <w:sz w:val="24"/>
            <w:szCs w:val="24"/>
          </w:rPr>
          <w:delText>)</w:delText>
        </w:r>
      </w:del>
      <w:r>
        <w:rPr>
          <w:sz w:val="24"/>
          <w:szCs w:val="24"/>
        </w:rPr>
        <w:t xml:space="preserve"> em um conjunto de números para que </w:t>
      </w:r>
      <w:commentRangeStart w:id="160"/>
      <w:del w:id="161" w:author="Thais de Souza Simões" w:date="2019-11-13T16:56:00Z">
        <w:r w:rsidDel="004B39E4">
          <w:rPr>
            <w:sz w:val="24"/>
            <w:szCs w:val="24"/>
          </w:rPr>
          <w:delText xml:space="preserve">ele </w:delText>
        </w:r>
      </w:del>
      <w:commentRangeEnd w:id="160"/>
      <w:ins w:id="162" w:author="Thais de Souza Simões" w:date="2019-11-13T16:56:00Z">
        <w:r w:rsidR="004B39E4">
          <w:rPr>
            <w:sz w:val="24"/>
            <w:szCs w:val="24"/>
          </w:rPr>
          <w:t xml:space="preserve">a máquina </w:t>
        </w:r>
      </w:ins>
      <w:r w:rsidR="009177DE">
        <w:rPr>
          <w:rStyle w:val="Refdecomentrio"/>
        </w:rPr>
        <w:commentReference w:id="160"/>
      </w:r>
      <w:r>
        <w:rPr>
          <w:sz w:val="24"/>
          <w:szCs w:val="24"/>
        </w:rPr>
        <w:t xml:space="preserve">consiga ser capaz de interpretar a foto de modo a chegar a uma conclusão </w:t>
      </w:r>
      <w:del w:id="163" w:author="Thais de Souza Simões" w:date="2019-11-13T16:56:00Z">
        <w:r w:rsidR="0089140C" w:rsidDel="004B39E4">
          <w:rPr>
            <w:sz w:val="24"/>
            <w:szCs w:val="24"/>
          </w:rPr>
          <w:delText xml:space="preserve">a </w:delText>
        </w:r>
      </w:del>
      <w:ins w:id="164" w:author="Thais de Souza Simões" w:date="2019-11-13T16:56:00Z">
        <w:r w:rsidR="004B39E4">
          <w:rPr>
            <w:sz w:val="24"/>
            <w:szCs w:val="24"/>
          </w:rPr>
          <w:t xml:space="preserve">o </w:t>
        </w:r>
      </w:ins>
      <w:r w:rsidR="0089140C">
        <w:rPr>
          <w:sz w:val="24"/>
          <w:szCs w:val="24"/>
        </w:rPr>
        <w:t xml:space="preserve">mais </w:t>
      </w:r>
      <w:del w:id="165" w:author="Thais de Souza Simões" w:date="2019-11-13T16:56:00Z">
        <w:r w:rsidR="0089140C" w:rsidDel="004B39E4">
          <w:rPr>
            <w:sz w:val="24"/>
            <w:szCs w:val="24"/>
          </w:rPr>
          <w:delText xml:space="preserve">próxima </w:delText>
        </w:r>
      </w:del>
      <w:ins w:id="166" w:author="Thais de Souza Simões" w:date="2019-11-13T16:56:00Z">
        <w:r w:rsidR="004B39E4">
          <w:rPr>
            <w:sz w:val="24"/>
            <w:szCs w:val="24"/>
          </w:rPr>
          <w:t xml:space="preserve">próximo </w:t>
        </w:r>
      </w:ins>
      <w:r w:rsidR="0089140C">
        <w:rPr>
          <w:sz w:val="24"/>
          <w:szCs w:val="24"/>
        </w:rPr>
        <w:t>possível</w:t>
      </w:r>
      <w:r>
        <w:rPr>
          <w:sz w:val="24"/>
          <w:szCs w:val="24"/>
        </w:rPr>
        <w:t xml:space="preserve"> ao que um ser humano seria capaz de chegar. </w:t>
      </w:r>
      <w:r>
        <w:rPr>
          <w:sz w:val="24"/>
          <w:szCs w:val="24"/>
          <w:highlight w:val="yellow"/>
        </w:rPr>
        <w:t>Basicamente, processar uma imagem consiste em</w:t>
      </w:r>
      <w:ins w:id="167" w:author="Geiza Maria Hamazaki da Silva" w:date="2019-11-11T15:48:00Z">
        <w:r w:rsidR="00CD2730">
          <w:rPr>
            <w:sz w:val="24"/>
            <w:szCs w:val="24"/>
            <w:highlight w:val="yellow"/>
          </w:rPr>
          <w:t xml:space="preserve"> um processo de transformaç</w:t>
        </w:r>
      </w:ins>
      <w:ins w:id="168" w:author="Geiza Maria Hamazaki da Silva" w:date="2019-11-11T15:49:00Z">
        <w:r w:rsidR="00CD2730">
          <w:rPr>
            <w:sz w:val="24"/>
            <w:szCs w:val="24"/>
            <w:highlight w:val="yellow"/>
          </w:rPr>
          <w:t>ões sucessivas</w:t>
        </w:r>
      </w:ins>
      <w:del w:id="169" w:author="Geiza Maria Hamazaki da Silva" w:date="2019-11-11T15:49:00Z">
        <w:r w:rsidDel="00CD2730">
          <w:rPr>
            <w:sz w:val="24"/>
            <w:szCs w:val="24"/>
            <w:highlight w:val="yellow"/>
          </w:rPr>
          <w:delText xml:space="preserve"> transformá-la sucessivamente</w:delText>
        </w:r>
      </w:del>
      <w:r>
        <w:rPr>
          <w:sz w:val="24"/>
          <w:szCs w:val="24"/>
          <w:highlight w:val="yellow"/>
        </w:rPr>
        <w:t xml:space="preserve"> com o objetivo de extrair </w:t>
      </w:r>
      <w:ins w:id="170" w:author="Geiza Maria Hamazaki da Silva" w:date="2019-11-11T15:49:00Z">
        <w:r w:rsidR="00CD2730">
          <w:rPr>
            <w:sz w:val="24"/>
            <w:szCs w:val="24"/>
            <w:highlight w:val="yellow"/>
          </w:rPr>
          <w:t xml:space="preserve">de forma eficiente </w:t>
        </w:r>
      </w:ins>
      <w:del w:id="171" w:author="Geiza Maria Hamazaki da Silva" w:date="2019-11-11T15:49:00Z">
        <w:r w:rsidDel="00CD2730">
          <w:rPr>
            <w:sz w:val="24"/>
            <w:szCs w:val="24"/>
            <w:highlight w:val="yellow"/>
          </w:rPr>
          <w:delText xml:space="preserve">mais facilmente </w:delText>
        </w:r>
      </w:del>
      <w:r>
        <w:rPr>
          <w:sz w:val="24"/>
          <w:szCs w:val="24"/>
          <w:highlight w:val="yellow"/>
        </w:rPr>
        <w:t>a informação nela presente (</w:t>
      </w:r>
      <w:commentRangeStart w:id="172"/>
      <w:r>
        <w:rPr>
          <w:sz w:val="24"/>
          <w:szCs w:val="24"/>
          <w:highlight w:val="yellow"/>
        </w:rPr>
        <w:t>ALBUQUERQUE; ALBUQUERQUE, 2002)</w:t>
      </w:r>
      <w:commentRangeEnd w:id="172"/>
      <w:r>
        <w:commentReference w:id="172"/>
      </w:r>
    </w:p>
    <w:p w14:paraId="37987ED7" w14:textId="1B447A44" w:rsidR="000F0E5B" w:rsidRDefault="00126F3B">
      <w:pPr>
        <w:ind w:firstLine="708"/>
      </w:pPr>
      <w:commentRangeStart w:id="173"/>
      <w:r>
        <w:rPr>
          <w:sz w:val="24"/>
          <w:szCs w:val="24"/>
        </w:rPr>
        <w:t xml:space="preserve">O processamento de imagens pode ser divido em três níveis: </w:t>
      </w:r>
      <w:del w:id="174" w:author="Thais de Souza Simões" w:date="2019-11-13T16:59:00Z">
        <w:r w:rsidDel="004B39E4">
          <w:rPr>
            <w:sz w:val="24"/>
            <w:szCs w:val="24"/>
          </w:rPr>
          <w:delText>o</w:delText>
        </w:r>
      </w:del>
      <w:del w:id="175" w:author="Geiza Maria Hamazaki da Silva" w:date="2019-11-11T15:50:00Z">
        <w:r w:rsidDel="00CD2730">
          <w:rPr>
            <w:sz w:val="24"/>
            <w:szCs w:val="24"/>
          </w:rPr>
          <w:delText xml:space="preserve"> nível </w:delText>
        </w:r>
      </w:del>
      <w:ins w:id="176" w:author="Geiza Maria Hamazaki da Silva" w:date="2019-11-11T15:50:00Z">
        <w:r w:rsidR="00CD2730">
          <w:rPr>
            <w:sz w:val="24"/>
            <w:szCs w:val="24"/>
          </w:rPr>
          <w:t xml:space="preserve"> </w:t>
        </w:r>
      </w:ins>
      <w:r>
        <w:rPr>
          <w:sz w:val="24"/>
          <w:szCs w:val="24"/>
        </w:rPr>
        <w:t xml:space="preserve">baixo, </w:t>
      </w:r>
      <w:del w:id="177" w:author="Thais de Souza Simões" w:date="2019-11-13T16:59:00Z">
        <w:r w:rsidDel="004B39E4">
          <w:rPr>
            <w:sz w:val="24"/>
            <w:szCs w:val="24"/>
          </w:rPr>
          <w:delText>o</w:delText>
        </w:r>
      </w:del>
      <w:del w:id="178" w:author="Geiza Maria Hamazaki da Silva" w:date="2019-11-11T15:50:00Z">
        <w:r w:rsidDel="00CD2730">
          <w:rPr>
            <w:sz w:val="24"/>
            <w:szCs w:val="24"/>
          </w:rPr>
          <w:delText xml:space="preserve"> nível</w:delText>
        </w:r>
      </w:del>
      <w:r>
        <w:rPr>
          <w:sz w:val="24"/>
          <w:szCs w:val="24"/>
        </w:rPr>
        <w:t xml:space="preserve"> médio e </w:t>
      </w:r>
      <w:del w:id="179" w:author="Thais de Souza Simões" w:date="2019-11-13T16:59:00Z">
        <w:r w:rsidDel="004B39E4">
          <w:rPr>
            <w:sz w:val="24"/>
            <w:szCs w:val="24"/>
          </w:rPr>
          <w:delText>o</w:delText>
        </w:r>
      </w:del>
      <w:r>
        <w:rPr>
          <w:sz w:val="24"/>
          <w:szCs w:val="24"/>
        </w:rPr>
        <w:t xml:space="preserve"> </w:t>
      </w:r>
      <w:del w:id="180" w:author="Geiza Maria Hamazaki da Silva" w:date="2019-11-11T15:50:00Z">
        <w:r w:rsidDel="00CD2730">
          <w:rPr>
            <w:sz w:val="24"/>
            <w:szCs w:val="24"/>
          </w:rPr>
          <w:delText xml:space="preserve">nível </w:delText>
        </w:r>
      </w:del>
      <w:r>
        <w:rPr>
          <w:sz w:val="24"/>
          <w:szCs w:val="24"/>
        </w:rPr>
        <w:t>alto</w:t>
      </w:r>
      <w:ins w:id="181" w:author="Geiza Maria Hamazaki da Silva" w:date="2019-11-11T15:49:00Z">
        <w:r w:rsidR="00CD2730">
          <w:rPr>
            <w:sz w:val="24"/>
            <w:szCs w:val="24"/>
          </w:rPr>
          <w:t>.</w:t>
        </w:r>
      </w:ins>
      <w:commentRangeEnd w:id="173"/>
      <w:r w:rsidR="00541A2E">
        <w:rPr>
          <w:rStyle w:val="Refdecomentrio"/>
        </w:rPr>
        <w:commentReference w:id="173"/>
      </w:r>
    </w:p>
    <w:p w14:paraId="7046D1CC" w14:textId="3E6581C2" w:rsidR="000F0E5B" w:rsidRDefault="00126F3B">
      <w:pPr>
        <w:ind w:firstLine="708"/>
      </w:pPr>
      <w:r>
        <w:rPr>
          <w:sz w:val="24"/>
          <w:szCs w:val="24"/>
        </w:rPr>
        <w:lastRenderedPageBreak/>
        <w:t xml:space="preserve">No nível baixo, encontram-se tarefas voltadas </w:t>
      </w:r>
      <w:ins w:id="182" w:author="Geiza Maria Hamazaki da Silva" w:date="2019-11-11T15:51:00Z">
        <w:r w:rsidR="00CD2730">
          <w:rPr>
            <w:sz w:val="24"/>
            <w:szCs w:val="24"/>
          </w:rPr>
          <w:t xml:space="preserve">a </w:t>
        </w:r>
      </w:ins>
      <w:commentRangeStart w:id="183"/>
      <w:r>
        <w:rPr>
          <w:sz w:val="24"/>
          <w:szCs w:val="24"/>
        </w:rPr>
        <w:t>compactação</w:t>
      </w:r>
      <w:ins w:id="184" w:author="Thais de Souza Simões" w:date="2019-11-13T16:59:00Z">
        <w:r w:rsidR="004B39E4">
          <w:rPr>
            <w:sz w:val="24"/>
            <w:szCs w:val="24"/>
          </w:rPr>
          <w:t xml:space="preserve">, isto é, </w:t>
        </w:r>
      </w:ins>
      <w:ins w:id="185" w:author="Thais de Souza Simões" w:date="2019-11-13T17:02:00Z">
        <w:r w:rsidR="004B39E4">
          <w:rPr>
            <w:sz w:val="24"/>
            <w:szCs w:val="24"/>
          </w:rPr>
          <w:t>remoção de redundância de informações</w:t>
        </w:r>
        <w:r w:rsidR="00FF60C2">
          <w:rPr>
            <w:sz w:val="24"/>
            <w:szCs w:val="24"/>
          </w:rPr>
          <w:t xml:space="preserve"> para reduzir a quantidade de </w:t>
        </w:r>
      </w:ins>
      <w:ins w:id="186" w:author="Thais de Souza Simões" w:date="2019-11-13T17:04:00Z">
        <w:r w:rsidR="00FF60C2">
          <w:rPr>
            <w:sz w:val="24"/>
            <w:szCs w:val="24"/>
          </w:rPr>
          <w:t>dados</w:t>
        </w:r>
      </w:ins>
      <w:ins w:id="187" w:author="Thais de Souza Simões" w:date="2019-11-13T17:03:00Z">
        <w:r w:rsidR="00FF60C2">
          <w:rPr>
            <w:sz w:val="24"/>
            <w:szCs w:val="24"/>
          </w:rPr>
          <w:t xml:space="preserve"> que serão processados,</w:t>
        </w:r>
      </w:ins>
      <w:r>
        <w:rPr>
          <w:sz w:val="24"/>
          <w:szCs w:val="24"/>
        </w:rPr>
        <w:t xml:space="preserve"> e pequenas correções,</w:t>
      </w:r>
      <w:commentRangeEnd w:id="183"/>
      <w:r w:rsidR="00CD2730">
        <w:rPr>
          <w:rStyle w:val="Refdecomentrio"/>
        </w:rPr>
        <w:commentReference w:id="183"/>
      </w:r>
      <w:r>
        <w:rPr>
          <w:sz w:val="24"/>
          <w:szCs w:val="24"/>
        </w:rPr>
        <w:t xml:space="preserve"> como</w:t>
      </w:r>
      <w:ins w:id="188" w:author="Thais de Souza Simões" w:date="2019-11-13T16:57:00Z">
        <w:r w:rsidR="004B39E4">
          <w:rPr>
            <w:sz w:val="24"/>
            <w:szCs w:val="24"/>
          </w:rPr>
          <w:t>:</w:t>
        </w:r>
      </w:ins>
      <w:r>
        <w:rPr>
          <w:sz w:val="24"/>
          <w:szCs w:val="24"/>
        </w:rPr>
        <w:t xml:space="preserve"> escala de cores</w:t>
      </w:r>
      <w:del w:id="189" w:author="Thais de Souza Simões" w:date="2019-11-13T16:57:00Z">
        <w:r w:rsidDel="004B39E4">
          <w:rPr>
            <w:sz w:val="24"/>
            <w:szCs w:val="24"/>
          </w:rPr>
          <w:delText xml:space="preserve"> e</w:delText>
        </w:r>
      </w:del>
      <w:ins w:id="190" w:author="Thais de Souza Simões" w:date="2019-11-13T16:57:00Z">
        <w:r w:rsidR="004B39E4">
          <w:rPr>
            <w:sz w:val="24"/>
            <w:szCs w:val="24"/>
          </w:rPr>
          <w:t>,</w:t>
        </w:r>
      </w:ins>
      <w:r>
        <w:rPr>
          <w:sz w:val="24"/>
          <w:szCs w:val="24"/>
        </w:rPr>
        <w:t xml:space="preserve"> retirada de bordas e filtros, por exemplo. No fim, este nível engloba grande parte das tarefas realizadas </w:t>
      </w:r>
      <w:commentRangeStart w:id="191"/>
      <w:ins w:id="192" w:author="Geiza Maria Hamazaki da Silva" w:date="2019-11-11T15:52:00Z">
        <w:r w:rsidR="00CD2730">
          <w:rPr>
            <w:sz w:val="24"/>
            <w:szCs w:val="24"/>
          </w:rPr>
          <w:t xml:space="preserve">relativo </w:t>
        </w:r>
      </w:ins>
      <w:commentRangeEnd w:id="191"/>
      <w:r w:rsidR="00541A2E">
        <w:rPr>
          <w:rStyle w:val="Refdecomentrio"/>
        </w:rPr>
        <w:commentReference w:id="191"/>
      </w:r>
      <w:ins w:id="193" w:author="Geiza Maria Hamazaki da Silva" w:date="2019-11-11T15:52:00Z">
        <w:r w:rsidR="00CD2730">
          <w:rPr>
            <w:sz w:val="24"/>
            <w:szCs w:val="24"/>
          </w:rPr>
          <w:t xml:space="preserve">ao </w:t>
        </w:r>
      </w:ins>
      <w:del w:id="194" w:author="Geiza Maria Hamazaki da Silva" w:date="2019-11-11T15:52:00Z">
        <w:r w:rsidDel="00CD2730">
          <w:rPr>
            <w:sz w:val="24"/>
            <w:szCs w:val="24"/>
          </w:rPr>
          <w:delText xml:space="preserve">no que é conhecido como </w:delText>
        </w:r>
      </w:del>
      <w:r>
        <w:rPr>
          <w:sz w:val="24"/>
          <w:szCs w:val="24"/>
        </w:rPr>
        <w:t xml:space="preserve">pré-processamento de imagens. O </w:t>
      </w:r>
      <w:del w:id="195" w:author="Thaíla Gomes" w:date="2020-01-17T22:04:00Z">
        <w:r w:rsidDel="00541A2E">
          <w:rPr>
            <w:sz w:val="24"/>
            <w:szCs w:val="24"/>
          </w:rPr>
          <w:delText xml:space="preserve">pré </w:delText>
        </w:r>
      </w:del>
      <w:ins w:id="196" w:author="Thaíla Gomes" w:date="2020-01-17T22:04:00Z">
        <w:r w:rsidR="00541A2E">
          <w:rPr>
            <w:sz w:val="24"/>
            <w:szCs w:val="24"/>
          </w:rPr>
          <w:t>pré-</w:t>
        </w:r>
      </w:ins>
      <w:r>
        <w:rPr>
          <w:sz w:val="24"/>
          <w:szCs w:val="24"/>
        </w:rPr>
        <w:t xml:space="preserve">processamento de imagens vai desde correção de cores e seu redimensionamento </w:t>
      </w:r>
      <w:r w:rsidR="004602B7">
        <w:rPr>
          <w:sz w:val="24"/>
          <w:szCs w:val="24"/>
        </w:rPr>
        <w:t>à segmentação</w:t>
      </w:r>
      <w:r>
        <w:rPr>
          <w:sz w:val="24"/>
          <w:szCs w:val="24"/>
        </w:rPr>
        <w:t xml:space="preserve"> de suas partes importantes e remoção de ruídos, que nada mais são do que </w:t>
      </w:r>
      <w:ins w:id="197" w:author="Geiza Maria Hamazaki da Silva" w:date="2019-11-11T15:53:00Z">
        <w:r w:rsidR="00CD2730">
          <w:rPr>
            <w:sz w:val="24"/>
            <w:szCs w:val="24"/>
          </w:rPr>
          <w:t xml:space="preserve">a remoção de </w:t>
        </w:r>
      </w:ins>
      <w:r>
        <w:rPr>
          <w:sz w:val="24"/>
          <w:szCs w:val="24"/>
        </w:rPr>
        <w:t>condições que atrapalham a interpretação da imagem (marcas d’água, filtros, iluminação, etc).</w:t>
      </w:r>
    </w:p>
    <w:p w14:paraId="67EB7B30" w14:textId="77777777" w:rsidR="000F0E5B" w:rsidRDefault="00126F3B">
      <w:pPr>
        <w:ind w:firstLine="708"/>
      </w:pPr>
      <w:r>
        <w:rPr>
          <w:sz w:val="24"/>
          <w:szCs w:val="24"/>
        </w:rPr>
        <w:t xml:space="preserve">O nível médio é responsável pelo reconhecimento de pequenos padrões. Essas características encontradas ajudam o mapeamento de formas geométricas que serão usadas como facilitadores para as tarefas do nível alto. </w:t>
      </w:r>
    </w:p>
    <w:p w14:paraId="4FE1D8D9" w14:textId="77777777" w:rsidR="000F0E5B" w:rsidRDefault="00126F3B">
      <w:pPr>
        <w:ind w:firstLine="708"/>
      </w:pPr>
      <w:r>
        <w:rPr>
          <w:sz w:val="24"/>
          <w:szCs w:val="24"/>
        </w:rPr>
        <w:t xml:space="preserve">O </w:t>
      </w:r>
      <w:commentRangeStart w:id="198"/>
      <w:r>
        <w:rPr>
          <w:sz w:val="24"/>
          <w:szCs w:val="24"/>
        </w:rPr>
        <w:t>nível</w:t>
      </w:r>
      <w:commentRangeEnd w:id="198"/>
      <w:r>
        <w:commentReference w:id="198"/>
      </w:r>
      <w:r>
        <w:rPr>
          <w:sz w:val="24"/>
          <w:szCs w:val="24"/>
        </w:rPr>
        <w:t xml:space="preserve"> alto, por outro lado, é onde acontece a classificação de um objeto, ou seja, onde é feito seu reconhecimento. É o nível mais próximo ao sistema de visão humano.</w:t>
      </w:r>
    </w:p>
    <w:p w14:paraId="3A7570AD" w14:textId="6BE47C8F" w:rsidR="00956CE4" w:rsidRDefault="00126F3B">
      <w:pPr>
        <w:ind w:firstLine="708"/>
        <w:rPr>
          <w:ins w:id="199" w:author="Thais de Souza Simões" w:date="2019-11-13T17:14:00Z"/>
          <w:sz w:val="24"/>
          <w:szCs w:val="24"/>
        </w:rPr>
      </w:pPr>
      <w:r>
        <w:rPr>
          <w:sz w:val="24"/>
          <w:szCs w:val="24"/>
        </w:rPr>
        <w:t xml:space="preserve">O Reconhecimento Facial, assunto abordado neste trabalho, </w:t>
      </w:r>
      <w:commentRangeStart w:id="200"/>
      <w:r>
        <w:rPr>
          <w:sz w:val="24"/>
          <w:szCs w:val="24"/>
        </w:rPr>
        <w:t>passa por todos os níveis, tendo cada um</w:t>
      </w:r>
      <w:del w:id="201" w:author="Thaíla Gomes" w:date="2020-01-17T22:05:00Z">
        <w:r w:rsidDel="00541A2E">
          <w:rPr>
            <w:sz w:val="24"/>
            <w:szCs w:val="24"/>
          </w:rPr>
          <w:delText>a</w:delText>
        </w:r>
      </w:del>
      <w:r>
        <w:rPr>
          <w:sz w:val="24"/>
          <w:szCs w:val="24"/>
        </w:rPr>
        <w:t xml:space="preserve"> função importante para o resultado fina</w:t>
      </w:r>
      <w:commentRangeEnd w:id="200"/>
      <w:r w:rsidR="00CD2730">
        <w:rPr>
          <w:rStyle w:val="Refdecomentrio"/>
        </w:rPr>
        <w:commentReference w:id="200"/>
      </w:r>
      <w:r>
        <w:rPr>
          <w:sz w:val="24"/>
          <w:szCs w:val="24"/>
        </w:rPr>
        <w:t>l.</w:t>
      </w:r>
      <w:ins w:id="202" w:author="Thais de Souza Simões" w:date="2019-11-13T17:05:00Z">
        <w:r w:rsidR="00FF60C2">
          <w:rPr>
            <w:sz w:val="24"/>
            <w:szCs w:val="24"/>
          </w:rPr>
          <w:t xml:space="preserve"> No nível mais baixo, a imagem sofrerá o pré-processamento para reduzir a quantidade de redund</w:t>
        </w:r>
      </w:ins>
      <w:ins w:id="203" w:author="Thais de Souza Simões" w:date="2019-11-13T17:06:00Z">
        <w:r w:rsidR="00FF60C2">
          <w:rPr>
            <w:sz w:val="24"/>
            <w:szCs w:val="24"/>
          </w:rPr>
          <w:t>âncias.</w:t>
        </w:r>
      </w:ins>
      <w:ins w:id="204" w:author="Thais de Souza Simões" w:date="2019-11-13T17:12:00Z">
        <w:r w:rsidR="00FF60C2">
          <w:rPr>
            <w:sz w:val="24"/>
            <w:szCs w:val="24"/>
          </w:rPr>
          <w:t xml:space="preserve"> Nela haverá o corte inicial do rosto</w:t>
        </w:r>
        <w:r w:rsidR="00956CE4">
          <w:rPr>
            <w:sz w:val="24"/>
            <w:szCs w:val="24"/>
          </w:rPr>
          <w:t xml:space="preserve"> e o descarte do restante da imagem</w:t>
        </w:r>
      </w:ins>
      <w:ins w:id="205" w:author="Thais de Souza Simões" w:date="2020-01-21T11:07:00Z">
        <w:r w:rsidR="0050594A">
          <w:rPr>
            <w:sz w:val="24"/>
            <w:szCs w:val="24"/>
          </w:rPr>
          <w:t>.</w:t>
        </w:r>
      </w:ins>
      <w:ins w:id="206" w:author="Thais de Souza Simões" w:date="2019-11-13T17:06:00Z">
        <w:r w:rsidR="00FF60C2">
          <w:rPr>
            <w:sz w:val="24"/>
            <w:szCs w:val="24"/>
          </w:rPr>
          <w:t xml:space="preserve"> Em seguida,</w:t>
        </w:r>
      </w:ins>
      <w:ins w:id="207" w:author="Thais de Souza Simões" w:date="2019-11-13T17:08:00Z">
        <w:r w:rsidR="00FF60C2">
          <w:rPr>
            <w:sz w:val="24"/>
            <w:szCs w:val="24"/>
          </w:rPr>
          <w:t xml:space="preserve"> no nível médio,</w:t>
        </w:r>
      </w:ins>
      <w:ins w:id="208" w:author="Thais de Souza Simões" w:date="2019-11-13T17:06:00Z">
        <w:r w:rsidR="00FF60C2">
          <w:rPr>
            <w:sz w:val="24"/>
            <w:szCs w:val="24"/>
          </w:rPr>
          <w:t xml:space="preserve"> </w:t>
        </w:r>
      </w:ins>
      <w:ins w:id="209" w:author="Thais de Souza Simões" w:date="2019-11-13T17:12:00Z">
        <w:r w:rsidR="00956CE4">
          <w:rPr>
            <w:sz w:val="24"/>
            <w:szCs w:val="24"/>
          </w:rPr>
          <w:t>serão encontradas as caracter</w:t>
        </w:r>
      </w:ins>
      <w:ins w:id="210" w:author="Thais de Souza Simões" w:date="2019-11-13T17:13:00Z">
        <w:r w:rsidR="00956CE4">
          <w:rPr>
            <w:sz w:val="24"/>
            <w:szCs w:val="24"/>
          </w:rPr>
          <w:t>ísticas faciais, fazendo mais um recorte na imagem, selecionando apenas o que será analisado pelo algoritmo. Por fim</w:t>
        </w:r>
      </w:ins>
      <w:ins w:id="211" w:author="Thais de Souza Simões" w:date="2019-11-13T17:06:00Z">
        <w:r w:rsidR="00FF60C2">
          <w:rPr>
            <w:sz w:val="24"/>
            <w:szCs w:val="24"/>
          </w:rPr>
          <w:t>,</w:t>
        </w:r>
      </w:ins>
      <w:ins w:id="212" w:author="Thais de Souza Simões" w:date="2019-11-13T17:14:00Z">
        <w:r w:rsidR="00956CE4">
          <w:rPr>
            <w:sz w:val="24"/>
            <w:szCs w:val="24"/>
          </w:rPr>
          <w:t xml:space="preserve"> </w:t>
        </w:r>
      </w:ins>
      <w:ins w:id="213" w:author="Thais de Souza Simões" w:date="2020-01-21T11:07:00Z">
        <w:r w:rsidR="0050594A">
          <w:rPr>
            <w:sz w:val="24"/>
            <w:szCs w:val="24"/>
          </w:rPr>
          <w:t>serão</w:t>
        </w:r>
      </w:ins>
      <w:ins w:id="214" w:author="Thais de Souza Simões" w:date="2019-11-13T17:14:00Z">
        <w:r w:rsidR="00956CE4">
          <w:rPr>
            <w:sz w:val="24"/>
            <w:szCs w:val="24"/>
          </w:rPr>
          <w:t xml:space="preserve"> feito</w:t>
        </w:r>
      </w:ins>
      <w:ins w:id="215" w:author="Thais de Souza Simões" w:date="2020-01-21T11:07:00Z">
        <w:r w:rsidR="0050594A">
          <w:rPr>
            <w:sz w:val="24"/>
            <w:szCs w:val="24"/>
          </w:rPr>
          <w:t>s</w:t>
        </w:r>
      </w:ins>
      <w:ins w:id="216" w:author="Thais de Souza Simões" w:date="2019-11-13T17:14:00Z">
        <w:r w:rsidR="00956CE4">
          <w:rPr>
            <w:sz w:val="24"/>
            <w:szCs w:val="24"/>
          </w:rPr>
          <w:t xml:space="preserve"> o reconhecimento e a classificação do rosto.</w:t>
        </w:r>
      </w:ins>
    </w:p>
    <w:p w14:paraId="2648D2B4" w14:textId="01A53881" w:rsidR="000F0E5B" w:rsidRDefault="00FF60C2">
      <w:pPr>
        <w:ind w:firstLine="708"/>
      </w:pPr>
      <w:ins w:id="217" w:author="Thais de Souza Simões" w:date="2019-11-13T17:06:00Z">
        <w:r>
          <w:rPr>
            <w:sz w:val="24"/>
            <w:szCs w:val="24"/>
          </w:rPr>
          <w:t xml:space="preserve"> </w:t>
        </w:r>
      </w:ins>
      <w:commentRangeStart w:id="218"/>
      <w:del w:id="219" w:author="Thais de Souza Simões" w:date="2019-11-13T17:08:00Z">
        <w:r w:rsidR="00126F3B" w:rsidDel="00FF60C2">
          <w:rPr>
            <w:sz w:val="24"/>
            <w:szCs w:val="24"/>
          </w:rPr>
          <w:delText xml:space="preserve"> </w:delText>
        </w:r>
      </w:del>
      <w:r w:rsidR="00126F3B">
        <w:rPr>
          <w:sz w:val="24"/>
          <w:szCs w:val="24"/>
        </w:rPr>
        <w:t>Na seção 2.2, será abordado mais sobre o que é o reconhecimento facial e as principais técnicas utilizadas.</w:t>
      </w:r>
      <w:commentRangeEnd w:id="218"/>
      <w:r w:rsidR="00377191">
        <w:rPr>
          <w:rStyle w:val="Refdecomentrio"/>
        </w:rPr>
        <w:commentReference w:id="218"/>
      </w:r>
    </w:p>
    <w:p w14:paraId="52C7FD02" w14:textId="77777777" w:rsidR="000F0E5B" w:rsidRDefault="000F0E5B">
      <w:pPr>
        <w:ind w:firstLine="708"/>
        <w:rPr>
          <w:b/>
          <w:sz w:val="24"/>
          <w:szCs w:val="24"/>
        </w:rPr>
      </w:pPr>
    </w:p>
    <w:p w14:paraId="5D4229B7" w14:textId="77777777" w:rsidR="000F0E5B" w:rsidRDefault="00126F3B">
      <w:pPr>
        <w:pStyle w:val="PargrafodaLista"/>
        <w:numPr>
          <w:ilvl w:val="1"/>
          <w:numId w:val="1"/>
        </w:numPr>
      </w:pPr>
      <w:commentRangeStart w:id="220"/>
      <w:r>
        <w:rPr>
          <w:b/>
          <w:sz w:val="24"/>
          <w:szCs w:val="24"/>
        </w:rPr>
        <w:t>Reconhecimento facial</w:t>
      </w:r>
      <w:commentRangeEnd w:id="220"/>
      <w:r>
        <w:commentReference w:id="220"/>
      </w:r>
    </w:p>
    <w:p w14:paraId="4E473236" w14:textId="77777777" w:rsidR="000F0E5B" w:rsidRDefault="00126F3B">
      <w:pPr>
        <w:pStyle w:val="PargrafodaLista"/>
        <w:numPr>
          <w:ilvl w:val="2"/>
          <w:numId w:val="1"/>
        </w:numPr>
      </w:pPr>
      <w:r>
        <w:rPr>
          <w:b/>
          <w:sz w:val="24"/>
          <w:szCs w:val="24"/>
        </w:rPr>
        <w:t>O que é?</w:t>
      </w:r>
    </w:p>
    <w:p w14:paraId="1C5E2E91" w14:textId="77777777" w:rsidR="000F0E5B" w:rsidRDefault="00126F3B">
      <w:pPr>
        <w:ind w:firstLine="360"/>
      </w:pPr>
      <w:r>
        <w:rPr>
          <w:sz w:val="24"/>
          <w:szCs w:val="24"/>
        </w:rPr>
        <w:t xml:space="preserve">Com expansão do uso de tecnologias, as técnicas de biometria evoluem para garantir a </w:t>
      </w:r>
      <w:commentRangeStart w:id="221"/>
      <w:r>
        <w:rPr>
          <w:sz w:val="24"/>
          <w:szCs w:val="24"/>
        </w:rPr>
        <w:t xml:space="preserve">segurança do enorme volume de informações privadas </w:t>
      </w:r>
      <w:commentRangeEnd w:id="221"/>
      <w:r w:rsidR="0041413B">
        <w:rPr>
          <w:rStyle w:val="Refdecomentrio"/>
        </w:rPr>
        <w:commentReference w:id="221"/>
      </w:r>
      <w:r>
        <w:rPr>
          <w:sz w:val="24"/>
          <w:szCs w:val="24"/>
        </w:rPr>
        <w:t>que são geradas todos os dias. A biometria é um estudo que se baseia em aspectos biológicos e únicos do ser humano para identificar um indivíduo. Graças ao seu poder de distinção de pessoas, atualmente ela vem ganhando espaço em diversas áreas, principalmente àquelas voltadas para segurança.</w:t>
      </w:r>
    </w:p>
    <w:p w14:paraId="642D2832" w14:textId="12599864" w:rsidR="000F0E5B" w:rsidRDefault="00126F3B">
      <w:pPr>
        <w:ind w:firstLine="360"/>
      </w:pPr>
      <w:r>
        <w:rPr>
          <w:sz w:val="24"/>
          <w:szCs w:val="24"/>
        </w:rPr>
        <w:t xml:space="preserve">O reconhecimento </w:t>
      </w:r>
      <w:del w:id="222" w:author="Thais de Souza Simões" w:date="2020-01-21T11:15:00Z">
        <w:r w:rsidDel="0050594A">
          <w:rPr>
            <w:sz w:val="24"/>
            <w:szCs w:val="24"/>
          </w:rPr>
          <w:delText xml:space="preserve">fácil </w:delText>
        </w:r>
      </w:del>
      <w:ins w:id="223" w:author="Thais de Souza Simões" w:date="2020-01-21T11:15:00Z">
        <w:r w:rsidR="0050594A">
          <w:rPr>
            <w:sz w:val="24"/>
            <w:szCs w:val="24"/>
          </w:rPr>
          <w:t xml:space="preserve">facial </w:t>
        </w:r>
      </w:ins>
      <w:r>
        <w:rPr>
          <w:sz w:val="24"/>
          <w:szCs w:val="24"/>
        </w:rPr>
        <w:t xml:space="preserve">é uma das técnicas biométricas que estão presentes em vários aspectos da vida moderna. Pode ser utilizada para algo simples como o desbloqueio da tela de um celular, assim como em questões mais críticas, </w:t>
      </w:r>
      <w:commentRangeStart w:id="224"/>
      <w:r>
        <w:rPr>
          <w:sz w:val="24"/>
          <w:szCs w:val="24"/>
        </w:rPr>
        <w:t>como na República Popular da China, onde o reconhecimento facial está sendo utilizado para calcular pontos de cidadania que garantem direitos e privilégios aos chineses.</w:t>
      </w:r>
      <w:commentRangeEnd w:id="224"/>
      <w:r>
        <w:commentReference w:id="224"/>
      </w:r>
    </w:p>
    <w:p w14:paraId="336BF6DB" w14:textId="77777777" w:rsidR="000F0E5B" w:rsidRDefault="000F0E5B">
      <w:pPr>
        <w:ind w:firstLine="360"/>
        <w:rPr>
          <w:sz w:val="24"/>
          <w:szCs w:val="24"/>
        </w:rPr>
      </w:pPr>
    </w:p>
    <w:p w14:paraId="4FEA1097" w14:textId="77777777" w:rsidR="000F0E5B" w:rsidRDefault="00126F3B">
      <w:pPr>
        <w:ind w:left="4111" w:firstLine="360"/>
      </w:pPr>
      <w:commentRangeStart w:id="225"/>
      <w:commentRangeStart w:id="226"/>
      <w:commentRangeStart w:id="227"/>
      <w:commentRangeStart w:id="228"/>
      <w:r>
        <w:rPr>
          <w:sz w:val="24"/>
          <w:szCs w:val="24"/>
        </w:rPr>
        <w:t>O governo utiliza a inteligência artificial para prestar serviços públicos e monitorar a cidade, e as pessoas que nela vivem. Já é possível que o cidadão chinês pague suas contas, saque dinheiro e acesse demais serviços públicos apenas com seu rosto (LOPES, João Fabiano Martucci; 2018. p. 92)</w:t>
      </w:r>
      <w:commentRangeEnd w:id="225"/>
      <w:r>
        <w:commentReference w:id="225"/>
      </w:r>
      <w:commentRangeEnd w:id="226"/>
      <w:r>
        <w:commentReference w:id="226"/>
      </w:r>
      <w:commentRangeEnd w:id="227"/>
      <w:r>
        <w:commentReference w:id="227"/>
      </w:r>
      <w:commentRangeEnd w:id="228"/>
      <w:r w:rsidR="00377191">
        <w:rPr>
          <w:rStyle w:val="Refdecomentrio"/>
        </w:rPr>
        <w:commentReference w:id="228"/>
      </w:r>
    </w:p>
    <w:p w14:paraId="618B534F" w14:textId="77777777" w:rsidR="000F0E5B" w:rsidRDefault="000F0E5B">
      <w:pPr>
        <w:rPr>
          <w:sz w:val="24"/>
          <w:szCs w:val="24"/>
        </w:rPr>
      </w:pPr>
    </w:p>
    <w:p w14:paraId="3907F177" w14:textId="0856DDE5" w:rsidR="000F0E5B" w:rsidRDefault="00126F3B">
      <w:r>
        <w:rPr>
          <w:sz w:val="24"/>
          <w:szCs w:val="24"/>
        </w:rPr>
        <w:tab/>
        <w:t xml:space="preserve">Tratando-se de técnicas, existem dois modos de abordar o tema </w:t>
      </w:r>
      <w:ins w:id="229" w:author="Thaíla Gomes" w:date="2020-01-17T22:14:00Z">
        <w:del w:id="230" w:author="Thais de Souza Simões" w:date="2020-01-21T11:16:00Z">
          <w:r w:rsidR="00377191" w:rsidDel="0050594A">
            <w:rPr>
              <w:sz w:val="24"/>
              <w:szCs w:val="24"/>
            </w:rPr>
            <w:delText>“</w:delText>
          </w:r>
        </w:del>
      </w:ins>
      <w:del w:id="231" w:author="Thaíla Gomes" w:date="2020-01-17T22:14:00Z">
        <w:r w:rsidDel="00377191">
          <w:rPr>
            <w:sz w:val="24"/>
            <w:szCs w:val="24"/>
          </w:rPr>
          <w:delText>‘</w:delText>
        </w:r>
      </w:del>
      <w:r>
        <w:rPr>
          <w:sz w:val="24"/>
          <w:szCs w:val="24"/>
        </w:rPr>
        <w:t>reconhecimento facial</w:t>
      </w:r>
      <w:ins w:id="232" w:author="Thaíla Gomes" w:date="2020-01-17T22:14:00Z">
        <w:del w:id="233" w:author="Thais de Souza Simões" w:date="2020-01-21T11:16:00Z">
          <w:r w:rsidR="00377191" w:rsidDel="0050594A">
            <w:rPr>
              <w:sz w:val="24"/>
              <w:szCs w:val="24"/>
            </w:rPr>
            <w:delText>”</w:delText>
          </w:r>
        </w:del>
      </w:ins>
      <w:del w:id="234" w:author="Thaíla Gomes" w:date="2020-01-17T22:14:00Z">
        <w:r w:rsidDel="00377191">
          <w:rPr>
            <w:sz w:val="24"/>
            <w:szCs w:val="24"/>
          </w:rPr>
          <w:delText>’</w:delText>
        </w:r>
      </w:del>
      <w:r>
        <w:rPr>
          <w:sz w:val="24"/>
          <w:szCs w:val="24"/>
        </w:rPr>
        <w:t xml:space="preserve">: </w:t>
      </w:r>
      <w:ins w:id="235" w:author="Geiza Maria Hamazaki da Silva" w:date="2019-11-11T19:49:00Z">
        <w:r w:rsidR="0041413B">
          <w:rPr>
            <w:sz w:val="24"/>
            <w:szCs w:val="24"/>
          </w:rPr>
          <w:t xml:space="preserve">o </w:t>
        </w:r>
      </w:ins>
      <w:r>
        <w:rPr>
          <w:sz w:val="24"/>
          <w:szCs w:val="24"/>
        </w:rPr>
        <w:t xml:space="preserve">reconhecimento facial com profundidade ou </w:t>
      </w:r>
      <w:del w:id="236" w:author="Geiza Maria Hamazaki da Silva" w:date="2019-11-11T19:49:00Z">
        <w:r w:rsidDel="0041413B">
          <w:rPr>
            <w:sz w:val="24"/>
            <w:szCs w:val="24"/>
          </w:rPr>
          <w:delText xml:space="preserve">reconhecimento facial </w:delText>
        </w:r>
      </w:del>
      <w:r>
        <w:rPr>
          <w:sz w:val="24"/>
          <w:szCs w:val="24"/>
        </w:rPr>
        <w:t>sem profundidade.</w:t>
      </w:r>
    </w:p>
    <w:p w14:paraId="3D594E8D" w14:textId="3909A41B" w:rsidR="008A1290" w:rsidRDefault="00126F3B">
      <w:pPr>
        <w:rPr>
          <w:ins w:id="237" w:author="Geiza Maria Hamazaki da Silva" w:date="2019-11-11T19:54:00Z"/>
          <w:sz w:val="24"/>
          <w:szCs w:val="24"/>
        </w:rPr>
      </w:pPr>
      <w:r>
        <w:rPr>
          <w:sz w:val="24"/>
          <w:szCs w:val="24"/>
        </w:rPr>
        <w:tab/>
      </w:r>
      <w:moveToRangeStart w:id="238" w:author="Geiza Maria Hamazaki da Silva" w:date="2019-11-11T19:54:00Z" w:name="move24394460"/>
      <w:moveTo w:id="239" w:author="Geiza Maria Hamazaki da Silva" w:date="2019-11-11T19:54:00Z">
        <w:r w:rsidR="008A1290">
          <w:rPr>
            <w:sz w:val="24"/>
            <w:szCs w:val="24"/>
          </w:rPr>
          <w:t xml:space="preserve">O reconhecimento facial sem profundidade trata apenas de fotografias comuns onde o dado de entrada </w:t>
        </w:r>
        <w:del w:id="240" w:author="Thais de Souza Simões" w:date="2019-11-13T17:17:00Z">
          <w:r w:rsidR="008A1290" w:rsidDel="00956CE4">
            <w:rPr>
              <w:sz w:val="24"/>
              <w:szCs w:val="24"/>
            </w:rPr>
            <w:delText>e</w:delText>
          </w:r>
        </w:del>
      </w:moveTo>
      <w:ins w:id="241" w:author="Thais de Souza Simões" w:date="2019-11-13T17:17:00Z">
        <w:r w:rsidR="00956CE4">
          <w:rPr>
            <w:sz w:val="24"/>
            <w:szCs w:val="24"/>
          </w:rPr>
          <w:t>é</w:t>
        </w:r>
      </w:ins>
      <w:moveTo w:id="242" w:author="Geiza Maria Hamazaki da Silva" w:date="2019-11-11T19:54:00Z">
        <w:r w:rsidR="008A1290">
          <w:rPr>
            <w:sz w:val="24"/>
            <w:szCs w:val="24"/>
          </w:rPr>
          <w:t xml:space="preserve"> </w:t>
        </w:r>
        <w:commentRangeStart w:id="243"/>
        <w:r w:rsidR="008A1290">
          <w:rPr>
            <w:sz w:val="24"/>
            <w:szCs w:val="24"/>
          </w:rPr>
          <w:t>bidimensional</w:t>
        </w:r>
      </w:moveTo>
      <w:commentRangeEnd w:id="243"/>
      <w:r w:rsidR="008A1290">
        <w:rPr>
          <w:rStyle w:val="Refdecomentrio"/>
        </w:rPr>
        <w:commentReference w:id="243"/>
      </w:r>
      <w:moveTo w:id="244" w:author="Geiza Maria Hamazaki da Silva" w:date="2019-11-11T19:54:00Z">
        <w:r w:rsidR="008A1290">
          <w:rPr>
            <w:sz w:val="24"/>
            <w:szCs w:val="24"/>
          </w:rPr>
          <w:t>.</w:t>
        </w:r>
      </w:moveTo>
      <w:moveToRangeEnd w:id="238"/>
      <w:ins w:id="245" w:author="Thais de Souza Simões" w:date="2020-01-21T11:17:00Z">
        <w:r w:rsidR="0050594A">
          <w:rPr>
            <w:sz w:val="24"/>
            <w:szCs w:val="24"/>
          </w:rPr>
          <w:t xml:space="preserve"> Em modelos em dua</w:t>
        </w:r>
        <w:r w:rsidR="007F672F">
          <w:rPr>
            <w:sz w:val="24"/>
            <w:szCs w:val="24"/>
          </w:rPr>
          <w:t xml:space="preserve">s dimensões, </w:t>
        </w:r>
      </w:ins>
      <w:ins w:id="246" w:author="Thais de Souza Simões" w:date="2020-01-21T11:32:00Z">
        <w:r w:rsidR="00AE7F6C">
          <w:rPr>
            <w:sz w:val="24"/>
            <w:szCs w:val="24"/>
          </w:rPr>
          <w:t xml:space="preserve">muitas </w:t>
        </w:r>
      </w:ins>
      <w:ins w:id="247" w:author="Thais de Souza Simões" w:date="2020-01-21T11:17:00Z">
        <w:r w:rsidR="007F672F">
          <w:rPr>
            <w:sz w:val="24"/>
            <w:szCs w:val="24"/>
          </w:rPr>
          <w:t>an</w:t>
        </w:r>
      </w:ins>
      <w:ins w:id="248" w:author="Thais de Souza Simões" w:date="2020-01-21T11:19:00Z">
        <w:r w:rsidR="007F672F">
          <w:rPr>
            <w:sz w:val="24"/>
            <w:szCs w:val="24"/>
          </w:rPr>
          <w:t>álise</w:t>
        </w:r>
      </w:ins>
      <w:ins w:id="249" w:author="Thais de Souza Simões" w:date="2020-01-21T11:32:00Z">
        <w:r w:rsidR="00AE7F6C">
          <w:rPr>
            <w:sz w:val="24"/>
            <w:szCs w:val="24"/>
          </w:rPr>
          <w:t>s</w:t>
        </w:r>
      </w:ins>
      <w:ins w:id="250" w:author="Thais de Souza Simões" w:date="2020-01-21T11:19:00Z">
        <w:r w:rsidR="007F672F">
          <w:rPr>
            <w:sz w:val="24"/>
            <w:szCs w:val="24"/>
          </w:rPr>
          <w:t xml:space="preserve"> </w:t>
        </w:r>
      </w:ins>
      <w:ins w:id="251" w:author="Thais de Souza Simões" w:date="2020-01-21T11:32:00Z">
        <w:r w:rsidR="00AE7F6C">
          <w:rPr>
            <w:sz w:val="24"/>
            <w:szCs w:val="24"/>
          </w:rPr>
          <w:t>são</w:t>
        </w:r>
      </w:ins>
      <w:ins w:id="252" w:author="Thais de Souza Simões" w:date="2020-01-21T11:19:00Z">
        <w:r w:rsidR="007F672F">
          <w:rPr>
            <w:sz w:val="24"/>
            <w:szCs w:val="24"/>
          </w:rPr>
          <w:t xml:space="preserve"> fei</w:t>
        </w:r>
        <w:r w:rsidR="00AE7F6C">
          <w:rPr>
            <w:sz w:val="24"/>
            <w:szCs w:val="24"/>
          </w:rPr>
          <w:t>ta</w:t>
        </w:r>
      </w:ins>
      <w:ins w:id="253" w:author="Thais de Souza Simões" w:date="2020-01-21T11:32:00Z">
        <w:r w:rsidR="00AE7F6C">
          <w:rPr>
            <w:sz w:val="24"/>
            <w:szCs w:val="24"/>
          </w:rPr>
          <w:t>s</w:t>
        </w:r>
      </w:ins>
      <w:ins w:id="254" w:author="Thais de Souza Simões" w:date="2020-01-21T11:19:00Z">
        <w:r w:rsidR="00AE7F6C">
          <w:rPr>
            <w:sz w:val="24"/>
            <w:szCs w:val="24"/>
          </w:rPr>
          <w:t xml:space="preserve"> primariamente contando com o posicionamento </w:t>
        </w:r>
        <w:r w:rsidR="007F672F">
          <w:rPr>
            <w:sz w:val="24"/>
            <w:szCs w:val="24"/>
          </w:rPr>
          <w:t xml:space="preserve">de certos elementos no rosto, como: </w:t>
        </w:r>
      </w:ins>
      <w:ins w:id="255" w:author="Thais de Souza Simões" w:date="2020-01-21T11:37:00Z">
        <w:r w:rsidR="00AE7F6C">
          <w:rPr>
            <w:sz w:val="24"/>
            <w:szCs w:val="24"/>
          </w:rPr>
          <w:t xml:space="preserve">olhos, nariz, boca, sobrancelha e etc.. </w:t>
        </w:r>
      </w:ins>
      <w:ins w:id="256" w:author="Thais de Souza Simões" w:date="2020-01-21T11:39:00Z">
        <w:r w:rsidR="0037266D">
          <w:rPr>
            <w:sz w:val="24"/>
            <w:szCs w:val="24"/>
          </w:rPr>
          <w:t xml:space="preserve">Muitas técnicas de reconhecimento </w:t>
        </w:r>
      </w:ins>
      <w:ins w:id="257" w:author="Thais de Souza Simões" w:date="2020-01-21T11:40:00Z">
        <w:r w:rsidR="0037266D">
          <w:rPr>
            <w:sz w:val="24"/>
            <w:szCs w:val="24"/>
          </w:rPr>
          <w:t xml:space="preserve">de rostos para imagens </w:t>
        </w:r>
      </w:ins>
      <w:ins w:id="258" w:author="Thais de Souza Simões" w:date="2020-01-21T11:39:00Z">
        <w:r w:rsidR="0037266D">
          <w:rPr>
            <w:sz w:val="24"/>
            <w:szCs w:val="24"/>
          </w:rPr>
          <w:t>bidimensionais, ao tratar de</w:t>
        </w:r>
      </w:ins>
      <w:ins w:id="259" w:author="Thais de Souza Simões" w:date="2020-01-21T11:37:00Z">
        <w:r w:rsidR="0037266D">
          <w:rPr>
            <w:sz w:val="24"/>
            <w:szCs w:val="24"/>
          </w:rPr>
          <w:t xml:space="preserve"> imagens frontais, </w:t>
        </w:r>
      </w:ins>
      <w:ins w:id="260" w:author="Thais de Souza Simões" w:date="2020-01-21T11:39:00Z">
        <w:r w:rsidR="0037266D">
          <w:rPr>
            <w:sz w:val="24"/>
            <w:szCs w:val="24"/>
          </w:rPr>
          <w:t>procura por esses</w:t>
        </w:r>
      </w:ins>
      <w:ins w:id="261" w:author="Thais de Souza Simões" w:date="2020-01-21T11:40:00Z">
        <w:r w:rsidR="0037266D">
          <w:rPr>
            <w:sz w:val="24"/>
            <w:szCs w:val="24"/>
          </w:rPr>
          <w:t xml:space="preserve"> elementos em posições previamente mapeadas. Deste modo, ele é capaz de localizar e afirmar que naquela imagem, existe um rosto que deve ser reconhecido.</w:t>
        </w:r>
      </w:ins>
      <w:ins w:id="262" w:author="Thais de Souza Simões" w:date="2020-01-21T11:41:00Z">
        <w:r w:rsidR="0037266D">
          <w:rPr>
            <w:sz w:val="24"/>
            <w:szCs w:val="24"/>
          </w:rPr>
          <w:t xml:space="preserve"> Porém, a</w:t>
        </w:r>
      </w:ins>
      <w:ins w:id="263" w:author="Thais de Souza Simões" w:date="2020-01-21T11:37:00Z">
        <w:r w:rsidR="00AE7F6C">
          <w:rPr>
            <w:sz w:val="24"/>
            <w:szCs w:val="24"/>
          </w:rPr>
          <w:t>o</w:t>
        </w:r>
      </w:ins>
      <w:ins w:id="264" w:author="Thais de Souza Simões" w:date="2020-01-21T11:32:00Z">
        <w:r w:rsidR="00AE7F6C">
          <w:rPr>
            <w:sz w:val="24"/>
            <w:szCs w:val="24"/>
          </w:rPr>
          <w:t xml:space="preserve"> rotacionar um rosto em uma imagem bidimensional, como </w:t>
        </w:r>
      </w:ins>
      <w:ins w:id="265" w:author="Thais de Souza Simões" w:date="2020-01-21T11:37:00Z">
        <w:r w:rsidR="00AE7F6C">
          <w:rPr>
            <w:sz w:val="24"/>
            <w:szCs w:val="24"/>
          </w:rPr>
          <w:t xml:space="preserve">em </w:t>
        </w:r>
      </w:ins>
      <w:ins w:id="266" w:author="Thais de Souza Simões" w:date="2020-01-21T11:32:00Z">
        <w:r w:rsidR="00AE7F6C">
          <w:rPr>
            <w:sz w:val="24"/>
            <w:szCs w:val="24"/>
          </w:rPr>
          <w:t xml:space="preserve">uma foto em </w:t>
        </w:r>
      </w:ins>
      <w:ins w:id="267" w:author="Thais de Souza Simões" w:date="2020-01-21T11:33:00Z">
        <w:r w:rsidR="0037266D">
          <w:rPr>
            <w:sz w:val="24"/>
            <w:szCs w:val="24"/>
          </w:rPr>
          <w:t xml:space="preserve">que apareça uma pessoa </w:t>
        </w:r>
        <w:r w:rsidR="00AE7F6C">
          <w:rPr>
            <w:sz w:val="24"/>
            <w:szCs w:val="24"/>
          </w:rPr>
          <w:t xml:space="preserve">de perfil, </w:t>
        </w:r>
      </w:ins>
      <w:ins w:id="268" w:author="Thais de Souza Simões" w:date="2020-01-21T11:34:00Z">
        <w:r w:rsidR="00AE7F6C">
          <w:rPr>
            <w:sz w:val="24"/>
            <w:szCs w:val="24"/>
          </w:rPr>
          <w:t>o posicionamento destes elementos não ser</w:t>
        </w:r>
      </w:ins>
      <w:ins w:id="269" w:author="Thais de Souza Simões" w:date="2020-01-21T11:35:00Z">
        <w:r w:rsidR="00AE7F6C">
          <w:rPr>
            <w:sz w:val="24"/>
            <w:szCs w:val="24"/>
          </w:rPr>
          <w:t>á o mesmo uma vez que você terá a visão de apenas uma parte do rosto</w:t>
        </w:r>
      </w:ins>
      <w:ins w:id="270" w:author="Thais de Souza Simões" w:date="2020-01-21T11:20:00Z">
        <w:r w:rsidR="007F672F">
          <w:rPr>
            <w:sz w:val="24"/>
            <w:szCs w:val="24"/>
          </w:rPr>
          <w:t>.</w:t>
        </w:r>
      </w:ins>
    </w:p>
    <w:p w14:paraId="00C72E10" w14:textId="3B270B58" w:rsidR="000F0E5B" w:rsidRDefault="00126F3B">
      <w:pPr>
        <w:ind w:firstLine="720"/>
        <w:pPrChange w:id="271" w:author="Geiza Maria Hamazaki da Silva" w:date="2019-11-11T19:54:00Z">
          <w:pPr/>
        </w:pPrChange>
      </w:pPr>
      <w:r>
        <w:rPr>
          <w:sz w:val="24"/>
          <w:szCs w:val="24"/>
        </w:rPr>
        <w:t xml:space="preserve">O reconhecimento facial com profundidade trata apenas rostos com três dimensões, ou seja, o dado de entrada é uma imagem tridimensional. </w:t>
      </w:r>
      <w:ins w:id="272" w:author="Geiza Maria Hamazaki da Silva" w:date="2019-11-11T19:52:00Z">
        <w:r w:rsidR="008A1290">
          <w:rPr>
            <w:sz w:val="24"/>
            <w:szCs w:val="24"/>
          </w:rPr>
          <w:t>Estes</w:t>
        </w:r>
      </w:ins>
      <w:del w:id="273" w:author="Geiza Maria Hamazaki da Silva" w:date="2019-11-11T19:52:00Z">
        <w:r w:rsidDel="008A1290">
          <w:rPr>
            <w:sz w:val="24"/>
            <w:szCs w:val="24"/>
          </w:rPr>
          <w:delText>Os</w:delText>
        </w:r>
      </w:del>
      <w:r>
        <w:rPr>
          <w:sz w:val="24"/>
          <w:szCs w:val="24"/>
        </w:rPr>
        <w:t xml:space="preserve"> </w:t>
      </w:r>
      <w:commentRangeStart w:id="274"/>
      <w:r>
        <w:rPr>
          <w:sz w:val="24"/>
          <w:szCs w:val="24"/>
        </w:rPr>
        <w:t>modelos 3D</w:t>
      </w:r>
      <w:commentRangeEnd w:id="274"/>
      <w:r>
        <w:commentReference w:id="274"/>
      </w:r>
      <w:r>
        <w:rPr>
          <w:sz w:val="24"/>
          <w:szCs w:val="24"/>
        </w:rPr>
        <w:t xml:space="preserve"> podem ser obtidos de alguns modos diferentes</w:t>
      </w:r>
      <w:del w:id="275" w:author="Thaíla Gomes" w:date="2020-01-17T22:15:00Z">
        <w:r w:rsidDel="00377191">
          <w:rPr>
            <w:sz w:val="24"/>
            <w:szCs w:val="24"/>
          </w:rPr>
          <w:delText xml:space="preserve">, </w:delText>
        </w:r>
      </w:del>
      <w:ins w:id="276" w:author="Thaíla Gomes" w:date="2020-01-17T22:15:00Z">
        <w:r w:rsidR="00377191">
          <w:rPr>
            <w:sz w:val="24"/>
            <w:szCs w:val="24"/>
          </w:rPr>
          <w:t xml:space="preserve">: </w:t>
        </w:r>
      </w:ins>
      <w:del w:id="277" w:author="Thaíla Gomes" w:date="2020-01-17T22:15:00Z">
        <w:r w:rsidDel="00377191">
          <w:rPr>
            <w:sz w:val="24"/>
            <w:szCs w:val="24"/>
          </w:rPr>
          <w:delText xml:space="preserve">sendo </w:delText>
        </w:r>
      </w:del>
      <w:r>
        <w:rPr>
          <w:sz w:val="24"/>
          <w:szCs w:val="24"/>
        </w:rPr>
        <w:t xml:space="preserve">através de um software com capacidade de transformar imagens bidimensionais em </w:t>
      </w:r>
      <w:commentRangeStart w:id="278"/>
      <w:r>
        <w:rPr>
          <w:sz w:val="24"/>
          <w:szCs w:val="24"/>
        </w:rPr>
        <w:t>tridimensionais</w:t>
      </w:r>
      <w:commentRangeEnd w:id="278"/>
      <w:r w:rsidR="00B00D02">
        <w:rPr>
          <w:rStyle w:val="Refdecomentrio"/>
        </w:rPr>
        <w:commentReference w:id="278"/>
      </w:r>
      <w:r>
        <w:rPr>
          <w:sz w:val="24"/>
          <w:szCs w:val="24"/>
        </w:rPr>
        <w:t xml:space="preserve">, ou através de escaneamento do rosto que está sendo modelado. </w:t>
      </w:r>
    </w:p>
    <w:p w14:paraId="743EC864" w14:textId="74397361" w:rsidR="000F0E5B" w:rsidRDefault="00126F3B">
      <w:r>
        <w:rPr>
          <w:sz w:val="24"/>
          <w:szCs w:val="24"/>
        </w:rPr>
        <w:tab/>
        <w:t xml:space="preserve">Utilizar esse tipo de dados de entrada possui vantagens em relação ao utilizado na análise bidimensional, podendo tratar com uma melhor precisão problemas de iluminação, </w:t>
      </w:r>
      <w:ins w:id="279" w:author="Thais de Souza Simões" w:date="2020-01-21T12:05:00Z">
        <w:r w:rsidR="00B00D02">
          <w:rPr>
            <w:sz w:val="24"/>
            <w:szCs w:val="24"/>
          </w:rPr>
          <w:t>posicionamento d</w:t>
        </w:r>
      </w:ins>
      <w:ins w:id="280" w:author="Thais de Souza Simões" w:date="2020-01-21T12:06:00Z">
        <w:r w:rsidR="00B00D02">
          <w:rPr>
            <w:sz w:val="24"/>
            <w:szCs w:val="24"/>
          </w:rPr>
          <w:t>o</w:t>
        </w:r>
      </w:ins>
      <w:ins w:id="281" w:author="Thais de Souza Simões" w:date="2020-01-21T12:05:00Z">
        <w:r w:rsidR="00B00D02">
          <w:rPr>
            <w:sz w:val="24"/>
            <w:szCs w:val="24"/>
          </w:rPr>
          <w:t xml:space="preserve"> rosto, </w:t>
        </w:r>
      </w:ins>
      <w:r>
        <w:rPr>
          <w:sz w:val="24"/>
          <w:szCs w:val="24"/>
        </w:rPr>
        <w:t xml:space="preserve">reconhecimento de características, etc. Apesar de </w:t>
      </w:r>
      <w:del w:id="282" w:author="Geiza Maria Hamazaki da Silva" w:date="2019-11-11T19:53:00Z">
        <w:r w:rsidDel="008A1290">
          <w:rPr>
            <w:sz w:val="24"/>
            <w:szCs w:val="24"/>
          </w:rPr>
          <w:delText xml:space="preserve"> </w:delText>
        </w:r>
      </w:del>
      <w:r>
        <w:rPr>
          <w:sz w:val="24"/>
          <w:szCs w:val="24"/>
        </w:rPr>
        <w:t>ainda sofrer com ruídos (movimentação, problemas no escaneamento, etc), o</w:t>
      </w:r>
      <w:ins w:id="283" w:author="Thaíla Gomes" w:date="2020-01-17T22:16:00Z">
        <w:r w:rsidR="00377191">
          <w:rPr>
            <w:sz w:val="24"/>
            <w:szCs w:val="24"/>
          </w:rPr>
          <w:t>s</w:t>
        </w:r>
      </w:ins>
      <w:r>
        <w:rPr>
          <w:sz w:val="24"/>
          <w:szCs w:val="24"/>
        </w:rPr>
        <w:t xml:space="preserve"> reconhecimento</w:t>
      </w:r>
      <w:ins w:id="284" w:author="Thaíla Gomes" w:date="2020-01-17T22:16:00Z">
        <w:r w:rsidR="00377191">
          <w:rPr>
            <w:sz w:val="24"/>
            <w:szCs w:val="24"/>
          </w:rPr>
          <w:t>s</w:t>
        </w:r>
      </w:ins>
      <w:r>
        <w:rPr>
          <w:sz w:val="24"/>
          <w:szCs w:val="24"/>
        </w:rPr>
        <w:t xml:space="preserve"> feito</w:t>
      </w:r>
      <w:ins w:id="285" w:author="Thaíla Gomes" w:date="2020-01-17T22:16:00Z">
        <w:r w:rsidR="00377191">
          <w:rPr>
            <w:sz w:val="24"/>
            <w:szCs w:val="24"/>
          </w:rPr>
          <w:t>s</w:t>
        </w:r>
      </w:ins>
      <w:r>
        <w:rPr>
          <w:sz w:val="24"/>
          <w:szCs w:val="24"/>
        </w:rPr>
        <w:t xml:space="preserve"> por imagens 3D possuem uma taxa de acerto maior quando </w:t>
      </w:r>
      <w:del w:id="286" w:author="Thaíla Gomes" w:date="2020-01-17T22:16:00Z">
        <w:r w:rsidDel="00377191">
          <w:rPr>
            <w:sz w:val="24"/>
            <w:szCs w:val="24"/>
          </w:rPr>
          <w:delText xml:space="preserve">comparadas </w:delText>
        </w:r>
      </w:del>
      <w:ins w:id="287" w:author="Thaíla Gomes" w:date="2020-01-17T22:16:00Z">
        <w:r w:rsidR="00377191">
          <w:rPr>
            <w:sz w:val="24"/>
            <w:szCs w:val="24"/>
          </w:rPr>
          <w:t xml:space="preserve">comparados </w:t>
        </w:r>
      </w:ins>
      <w:r>
        <w:rPr>
          <w:sz w:val="24"/>
          <w:szCs w:val="24"/>
        </w:rPr>
        <w:t>com as análises 2D.</w:t>
      </w:r>
      <w:ins w:id="288" w:author="Thais de Souza Simões" w:date="2020-01-21T11:48:00Z">
        <w:r w:rsidR="00663617">
          <w:rPr>
            <w:sz w:val="24"/>
            <w:szCs w:val="24"/>
          </w:rPr>
          <w:t xml:space="preserve"> </w:t>
        </w:r>
      </w:ins>
    </w:p>
    <w:p w14:paraId="279AA775" w14:textId="41E97587" w:rsidR="000F0E5B" w:rsidDel="0037266D" w:rsidRDefault="00126F3B">
      <w:pPr>
        <w:rPr>
          <w:del w:id="289" w:author="Thais de Souza Simões" w:date="2020-01-21T11:46:00Z"/>
          <w:sz w:val="24"/>
          <w:szCs w:val="24"/>
        </w:rPr>
      </w:pPr>
      <w:r>
        <w:rPr>
          <w:sz w:val="24"/>
          <w:szCs w:val="24"/>
        </w:rPr>
        <w:tab/>
      </w:r>
      <w:moveFromRangeStart w:id="290" w:author="Geiza Maria Hamazaki da Silva" w:date="2019-11-11T19:54:00Z" w:name="move24394460"/>
      <w:moveFrom w:id="291" w:author="Geiza Maria Hamazaki da Silva" w:date="2019-11-11T19:54:00Z">
        <w:r w:rsidDel="008A1290">
          <w:rPr>
            <w:sz w:val="24"/>
            <w:szCs w:val="24"/>
          </w:rPr>
          <w:t>O reconhecimento facial sem profundidade trata apenas de fotografias comuns onde o dado de entrada e bidimensional.</w:t>
        </w:r>
      </w:moveFrom>
      <w:moveFromRangeEnd w:id="290"/>
    </w:p>
    <w:p w14:paraId="7316ED92" w14:textId="769DAFA3" w:rsidR="000F0E5B" w:rsidRDefault="00126F3B">
      <w:pPr>
        <w:rPr>
          <w:sz w:val="24"/>
          <w:szCs w:val="24"/>
        </w:rPr>
      </w:pPr>
      <w:del w:id="292" w:author="Thais de Souza Simões" w:date="2020-01-21T11:46:00Z">
        <w:r w:rsidDel="0037266D">
          <w:rPr>
            <w:sz w:val="24"/>
            <w:szCs w:val="24"/>
          </w:rPr>
          <w:tab/>
          <w:delText>D</w:delText>
        </w:r>
      </w:del>
      <w:ins w:id="293" w:author="Thais de Souza Simões" w:date="2020-01-21T11:46:00Z">
        <w:r w:rsidR="0037266D">
          <w:rPr>
            <w:sz w:val="24"/>
            <w:szCs w:val="24"/>
          </w:rPr>
          <w:t>D</w:t>
        </w:r>
      </w:ins>
      <w:r>
        <w:rPr>
          <w:sz w:val="24"/>
          <w:szCs w:val="24"/>
        </w:rPr>
        <w:t>iferente de modelos em três dimensões</w:t>
      </w:r>
      <w:ins w:id="294" w:author="Thais de Souza Simões" w:date="2020-01-21T12:09:00Z">
        <w:r w:rsidR="00B00D02">
          <w:rPr>
            <w:sz w:val="24"/>
            <w:szCs w:val="24"/>
          </w:rPr>
          <w:t xml:space="preserve"> por escaneamento</w:t>
        </w:r>
      </w:ins>
      <w:r>
        <w:rPr>
          <w:sz w:val="24"/>
          <w:szCs w:val="24"/>
        </w:rPr>
        <w:t>, onde costumam ser armazenados sem a reprodução do ambiente em que a pessoa está inserida, as imagens 2D</w:t>
      </w:r>
      <w:ins w:id="295" w:author="Thais de Souza Simões" w:date="2020-01-21T12:09:00Z">
        <w:r w:rsidR="00B00D02">
          <w:rPr>
            <w:sz w:val="24"/>
            <w:szCs w:val="24"/>
          </w:rPr>
          <w:t xml:space="preserve">, </w:t>
        </w:r>
      </w:ins>
      <w:ins w:id="296" w:author="Thais de Souza Simões" w:date="2020-01-21T12:10:00Z">
        <w:r w:rsidR="00B00D02">
          <w:rPr>
            <w:sz w:val="24"/>
            <w:szCs w:val="24"/>
          </w:rPr>
          <w:t>podendo</w:t>
        </w:r>
      </w:ins>
      <w:ins w:id="297" w:author="Thais de Souza Simões" w:date="2020-01-21T12:12:00Z">
        <w:r w:rsidR="00B00D02">
          <w:rPr>
            <w:sz w:val="24"/>
            <w:szCs w:val="24"/>
          </w:rPr>
          <w:t xml:space="preserve"> esta</w:t>
        </w:r>
      </w:ins>
      <w:ins w:id="298" w:author="Thais de Souza Simões" w:date="2020-01-21T12:10:00Z">
        <w:r w:rsidR="00B00D02">
          <w:rPr>
            <w:sz w:val="24"/>
            <w:szCs w:val="24"/>
          </w:rPr>
          <w:t xml:space="preserve"> ser apenas uma etapa anterior a criação de um modelo 3D</w:t>
        </w:r>
      </w:ins>
      <w:ins w:id="299" w:author="Thais de Souza Simões" w:date="2020-01-21T12:09:00Z">
        <w:r w:rsidR="00B00D02">
          <w:rPr>
            <w:sz w:val="24"/>
            <w:szCs w:val="24"/>
          </w:rPr>
          <w:t>,</w:t>
        </w:r>
      </w:ins>
      <w:r>
        <w:rPr>
          <w:sz w:val="24"/>
          <w:szCs w:val="24"/>
        </w:rPr>
        <w:t xml:space="preserve"> possuem </w:t>
      </w:r>
      <w:del w:id="300" w:author="Thais de Souza Simões" w:date="2020-01-21T11:47:00Z">
        <w:r w:rsidDel="0037266D">
          <w:rPr>
            <w:sz w:val="24"/>
            <w:szCs w:val="24"/>
          </w:rPr>
          <w:delText xml:space="preserve">essa </w:delText>
        </w:r>
      </w:del>
      <w:ins w:id="301" w:author="Thais de Souza Simões" w:date="2020-01-21T11:47:00Z">
        <w:r w:rsidR="0037266D">
          <w:rPr>
            <w:sz w:val="24"/>
            <w:szCs w:val="24"/>
          </w:rPr>
          <w:t xml:space="preserve">a </w:t>
        </w:r>
      </w:ins>
      <w:r>
        <w:rPr>
          <w:sz w:val="24"/>
          <w:szCs w:val="24"/>
        </w:rPr>
        <w:t>preocupação</w:t>
      </w:r>
      <w:ins w:id="302" w:author="Thais de Souza Simões" w:date="2020-01-21T11:47:00Z">
        <w:r w:rsidR="0037266D">
          <w:rPr>
            <w:sz w:val="24"/>
            <w:szCs w:val="24"/>
          </w:rPr>
          <w:t xml:space="preserve"> </w:t>
        </w:r>
      </w:ins>
      <w:ins w:id="303" w:author="Thais de Souza Simões" w:date="2020-01-21T11:51:00Z">
        <w:r w:rsidR="00663617">
          <w:rPr>
            <w:sz w:val="24"/>
            <w:szCs w:val="24"/>
          </w:rPr>
          <w:t>de</w:t>
        </w:r>
      </w:ins>
      <w:ins w:id="304" w:author="Thais de Souza Simões" w:date="2020-01-21T11:47:00Z">
        <w:r w:rsidR="0037266D">
          <w:rPr>
            <w:sz w:val="24"/>
            <w:szCs w:val="24"/>
          </w:rPr>
          <w:t xml:space="preserve"> detectar um rosto em uma </w:t>
        </w:r>
      </w:ins>
      <w:ins w:id="305" w:author="Thais de Souza Simões" w:date="2020-01-21T11:48:00Z">
        <w:r w:rsidR="0037266D">
          <w:rPr>
            <w:sz w:val="24"/>
            <w:szCs w:val="24"/>
          </w:rPr>
          <w:t>imagem</w:t>
        </w:r>
      </w:ins>
      <w:r>
        <w:rPr>
          <w:sz w:val="24"/>
          <w:szCs w:val="24"/>
        </w:rPr>
        <w:t>, uma vez que a fotografia pode ter sido tirada em uma rua, em um quarto ou em um concerto musical</w:t>
      </w:r>
      <w:ins w:id="306" w:author="Thais de Souza Simões" w:date="2020-01-21T11:51:00Z">
        <w:r w:rsidR="00663617">
          <w:rPr>
            <w:sz w:val="24"/>
            <w:szCs w:val="24"/>
          </w:rPr>
          <w:t>, por exemplo</w:t>
        </w:r>
      </w:ins>
      <w:r>
        <w:rPr>
          <w:sz w:val="24"/>
          <w:szCs w:val="24"/>
        </w:rPr>
        <w:t xml:space="preserve">. O primeiro passo, logo, deve ser </w:t>
      </w:r>
      <w:r>
        <w:rPr>
          <w:sz w:val="24"/>
          <w:szCs w:val="24"/>
        </w:rPr>
        <w:lastRenderedPageBreak/>
        <w:t>garantir que o computador seja capaz de distinguir o que é um rosto na imagem que está sendo analisada, isso reduzirá o processamento a um segmento específico da foto.</w:t>
      </w:r>
    </w:p>
    <w:p w14:paraId="51A4F179" w14:textId="77777777" w:rsidR="000F0E5B" w:rsidRDefault="00126F3B">
      <w:r>
        <w:rPr>
          <w:sz w:val="24"/>
          <w:szCs w:val="24"/>
        </w:rPr>
        <w:tab/>
        <w:t>A detecção de faces, porém, pode ser feita de diversos modos diferentes. Algumas delas são:</w:t>
      </w:r>
    </w:p>
    <w:p w14:paraId="3FD09D7A" w14:textId="77777777" w:rsidR="000F0E5B" w:rsidRDefault="00126F3B">
      <w:pPr>
        <w:numPr>
          <w:ilvl w:val="0"/>
          <w:numId w:val="8"/>
        </w:numPr>
      </w:pPr>
      <w:commentRangeStart w:id="307"/>
      <w:r>
        <w:rPr>
          <w:sz w:val="24"/>
          <w:szCs w:val="24"/>
        </w:rPr>
        <w:t>Método</w:t>
      </w:r>
      <w:commentRangeEnd w:id="307"/>
      <w:r w:rsidR="003E1B05">
        <w:rPr>
          <w:rStyle w:val="Refdecomentrio"/>
        </w:rPr>
        <w:commentReference w:id="307"/>
      </w:r>
      <w:r>
        <w:rPr>
          <w:sz w:val="24"/>
          <w:szCs w:val="24"/>
        </w:rPr>
        <w:t xml:space="preserve"> baseado em conhecimento: utiliza-se de regras pré-estabelecidas para identificar elementos que são comuns a todas as faces. Por exemplo, sabemos que todas as pessoas possuem um nariz, localizado no meio do rosto. O mesmo não pode ser dito de sobrancelhas, uma vez que é um elemento que pode estar ou não presentes em um rosto.</w:t>
      </w:r>
    </w:p>
    <w:p w14:paraId="41362816" w14:textId="77777777" w:rsidR="000F0E5B" w:rsidRDefault="00126F3B">
      <w:pPr>
        <w:numPr>
          <w:ilvl w:val="0"/>
          <w:numId w:val="8"/>
        </w:numPr>
      </w:pPr>
      <w:r>
        <w:rPr>
          <w:sz w:val="24"/>
          <w:szCs w:val="24"/>
        </w:rPr>
        <w:t xml:space="preserve">Método baseado em </w:t>
      </w:r>
      <w:r w:rsidRPr="004602B7">
        <w:rPr>
          <w:i/>
          <w:sz w:val="24"/>
          <w:szCs w:val="24"/>
          <w:rPrChange w:id="308" w:author="Thais de Souza Simões" w:date="2019-11-04T11:52:00Z">
            <w:rPr>
              <w:sz w:val="24"/>
              <w:szCs w:val="24"/>
            </w:rPr>
          </w:rPrChange>
        </w:rPr>
        <w:t>template</w:t>
      </w:r>
      <w:r>
        <w:rPr>
          <w:sz w:val="24"/>
          <w:szCs w:val="24"/>
        </w:rPr>
        <w:t xml:space="preserve">: este método avalia a existência de um rosto comparando-o com um modelo pré-existente. Este modelo pode ser apenas uma forma geométrica, por exemplo. </w:t>
      </w:r>
    </w:p>
    <w:p w14:paraId="55ACBADE" w14:textId="77777777" w:rsidR="000F0E5B" w:rsidRDefault="00126F3B">
      <w:pPr>
        <w:numPr>
          <w:ilvl w:val="0"/>
          <w:numId w:val="8"/>
        </w:numPr>
      </w:pPr>
      <w:r>
        <w:rPr>
          <w:sz w:val="24"/>
          <w:szCs w:val="24"/>
        </w:rPr>
        <w:t>Métodos baseados na aparência: diferente dos outros métodos apresentados, o método baseado em aparências não possui regras ou modelos pré-estabelecidos, toda e qualquer informação avaliada surge da própria imagem que está sendo analisada. São utilizadas metodologias de aprendizado e treinamento e existem diversos algoritmos e maneiras de abordar esse método.</w:t>
      </w:r>
    </w:p>
    <w:p w14:paraId="5E89BF8C" w14:textId="77777777" w:rsidR="000F0E5B" w:rsidRDefault="000F0E5B">
      <w:pPr>
        <w:ind w:left="720"/>
        <w:rPr>
          <w:sz w:val="24"/>
          <w:szCs w:val="24"/>
        </w:rPr>
      </w:pPr>
    </w:p>
    <w:p w14:paraId="65864316" w14:textId="36D34B43" w:rsidR="000F0E5B" w:rsidRDefault="00126F3B">
      <w:r>
        <w:rPr>
          <w:sz w:val="24"/>
          <w:szCs w:val="24"/>
        </w:rPr>
        <w:tab/>
        <w:t xml:space="preserve">Contudo, </w:t>
      </w:r>
      <w:ins w:id="309" w:author="Geiza Maria Hamazaki da Silva" w:date="2019-11-11T20:13:00Z">
        <w:r w:rsidR="00740317">
          <w:rPr>
            <w:sz w:val="24"/>
            <w:szCs w:val="24"/>
          </w:rPr>
          <w:t xml:space="preserve">a </w:t>
        </w:r>
      </w:ins>
      <w:r>
        <w:rPr>
          <w:sz w:val="24"/>
          <w:szCs w:val="24"/>
        </w:rPr>
        <w:t xml:space="preserve">detecção de um rosto pode apresentar erros ou problemas por causa de ruídos. </w:t>
      </w:r>
      <w:commentRangeStart w:id="310"/>
      <w:r>
        <w:rPr>
          <w:sz w:val="24"/>
          <w:szCs w:val="24"/>
        </w:rPr>
        <w:t xml:space="preserve">Nesta fase, </w:t>
      </w:r>
      <w:commentRangeEnd w:id="310"/>
      <w:r w:rsidR="003C5676">
        <w:rPr>
          <w:rStyle w:val="Refdecomentrio"/>
        </w:rPr>
        <w:commentReference w:id="310"/>
      </w:r>
      <w:r>
        <w:rPr>
          <w:sz w:val="24"/>
          <w:szCs w:val="24"/>
        </w:rPr>
        <w:t xml:space="preserve">ruídos são conhecidos como oclusão e hoje representam um dos maiores desafios para os algoritmos de reconhecimento facial. A oclusão pode ser classificada como: inexistente, parcial ou completa. </w:t>
      </w:r>
    </w:p>
    <w:p w14:paraId="6AC88C0A" w14:textId="279EE7F0" w:rsidR="000F0E5B" w:rsidRDefault="00126F3B">
      <w:pPr>
        <w:pStyle w:val="PargrafodaLista"/>
        <w:numPr>
          <w:ilvl w:val="1"/>
          <w:numId w:val="8"/>
        </w:numPr>
        <w:pPrChange w:id="311" w:author="Thais de Souza Simões" w:date="2020-01-21T11:53:00Z">
          <w:pPr/>
        </w:pPrChange>
      </w:pPr>
      <w:del w:id="312" w:author="Thais de Souza Simões" w:date="2020-01-21T11:53:00Z">
        <w:r w:rsidRPr="00663617" w:rsidDel="00663617">
          <w:rPr>
            <w:sz w:val="24"/>
            <w:szCs w:val="24"/>
            <w:rPrChange w:id="313" w:author="Thais de Souza Simões" w:date="2020-01-21T11:53:00Z">
              <w:rPr/>
            </w:rPrChange>
          </w:rPr>
          <w:tab/>
        </w:r>
      </w:del>
      <w:commentRangeStart w:id="314"/>
      <w:r w:rsidRPr="00663617">
        <w:rPr>
          <w:sz w:val="24"/>
          <w:szCs w:val="24"/>
          <w:rPrChange w:id="315" w:author="Thais de Souza Simões" w:date="2020-01-21T11:53:00Z">
            <w:rPr/>
          </w:rPrChange>
        </w:rPr>
        <w:t xml:space="preserve">A oclusão inexistente é um rosto frontal, bem iluminado e sem partes cobertas, como mostrado na figura </w:t>
      </w:r>
      <w:commentRangeStart w:id="316"/>
      <w:r w:rsidRPr="00663617">
        <w:rPr>
          <w:sz w:val="24"/>
          <w:szCs w:val="24"/>
          <w:rPrChange w:id="317" w:author="Thais de Souza Simões" w:date="2020-01-21T11:53:00Z">
            <w:rPr/>
          </w:rPrChange>
        </w:rPr>
        <w:t>XX.</w:t>
      </w:r>
      <w:commentRangeEnd w:id="316"/>
      <w:r w:rsidR="00740317">
        <w:rPr>
          <w:rStyle w:val="Refdecomentrio"/>
        </w:rPr>
        <w:commentReference w:id="316"/>
      </w:r>
      <w:r w:rsidRPr="00663617">
        <w:rPr>
          <w:sz w:val="24"/>
          <w:szCs w:val="24"/>
          <w:rPrChange w:id="318" w:author="Thais de Souza Simões" w:date="2020-01-21T11:53:00Z">
            <w:rPr/>
          </w:rPrChange>
        </w:rPr>
        <w:t>a.  Quando não existe oclusão, o rosto está completamente exposto e pode ser facilmente detectado pelo algoritmo.</w:t>
      </w:r>
    </w:p>
    <w:p w14:paraId="6D77DA6A" w14:textId="5C51EFE8" w:rsidR="00663617" w:rsidDel="00663617" w:rsidRDefault="00126F3B">
      <w:pPr>
        <w:pStyle w:val="PargrafodaLista"/>
        <w:rPr>
          <w:del w:id="319" w:author="Thais de Souza Simões" w:date="2020-01-21T11:54:00Z"/>
          <w:sz w:val="24"/>
          <w:szCs w:val="24"/>
        </w:rPr>
        <w:pPrChange w:id="320" w:author="Thais de Souza Simões" w:date="2020-01-21T11:54:00Z">
          <w:pPr/>
        </w:pPrChange>
      </w:pPr>
      <w:del w:id="321" w:author="Thais de Souza Simões" w:date="2020-01-21T11:53:00Z">
        <w:r w:rsidRPr="00663617" w:rsidDel="00663617">
          <w:rPr>
            <w:sz w:val="24"/>
            <w:szCs w:val="24"/>
            <w:rPrChange w:id="322" w:author="Thais de Souza Simões" w:date="2020-01-21T11:53:00Z">
              <w:rPr/>
            </w:rPrChange>
          </w:rPr>
          <w:tab/>
        </w:r>
      </w:del>
      <w:r w:rsidRPr="00663617">
        <w:rPr>
          <w:sz w:val="24"/>
          <w:szCs w:val="24"/>
          <w:rPrChange w:id="323" w:author="Thais de Souza Simões" w:date="2020-01-21T11:53:00Z">
            <w:rPr/>
          </w:rPrChange>
        </w:rPr>
        <w:t>A oclusão parcial possui uma grande variedade de tipos, podendo ser, mas não se limitando a: um acessório que cubra parte do rosto, como ilustrado na figura XX.b, uma foto de perfil com o rosto parcialmente virado ou uma iluminação ruim. A oclusão parcial pode gerar resultados positivos ou negativos, dependendo de como a detecção está feita.</w:t>
      </w:r>
    </w:p>
    <w:p w14:paraId="4E6D710B" w14:textId="77777777" w:rsidR="00663617" w:rsidRDefault="00663617">
      <w:pPr>
        <w:pStyle w:val="PargrafodaLista"/>
        <w:numPr>
          <w:ilvl w:val="1"/>
          <w:numId w:val="8"/>
        </w:numPr>
        <w:rPr>
          <w:ins w:id="324" w:author="Thais de Souza Simões" w:date="2020-01-21T11:54:00Z"/>
        </w:rPr>
        <w:pPrChange w:id="325" w:author="Thais de Souza Simões" w:date="2020-01-21T11:54:00Z">
          <w:pPr/>
        </w:pPrChange>
      </w:pPr>
    </w:p>
    <w:p w14:paraId="6F28C8FD" w14:textId="556B8115" w:rsidR="000F0E5B" w:rsidRDefault="00663617">
      <w:pPr>
        <w:pStyle w:val="PargrafodaLista"/>
        <w:ind w:left="1134" w:hanging="425"/>
        <w:pPrChange w:id="326" w:author="Thais de Souza Simões" w:date="2020-01-21T11:56:00Z">
          <w:pPr/>
        </w:pPrChange>
      </w:pPr>
      <w:ins w:id="327" w:author="Thais de Souza Simões" w:date="2020-01-21T11:54:00Z">
        <w:r>
          <w:rPr>
            <w:sz w:val="24"/>
            <w:szCs w:val="24"/>
          </w:rPr>
          <w:t xml:space="preserve">3.  </w:t>
        </w:r>
      </w:ins>
      <w:del w:id="328" w:author="Thais de Souza Simões" w:date="2020-01-21T11:53:00Z">
        <w:r w:rsidR="00126F3B" w:rsidDel="00663617">
          <w:rPr>
            <w:sz w:val="24"/>
            <w:szCs w:val="24"/>
          </w:rPr>
          <w:tab/>
          <w:delText xml:space="preserve">Na </w:delText>
        </w:r>
      </w:del>
      <w:ins w:id="329" w:author="Thais de Souza Simões" w:date="2020-01-21T11:53:00Z">
        <w:r>
          <w:rPr>
            <w:sz w:val="24"/>
            <w:szCs w:val="24"/>
          </w:rPr>
          <w:t xml:space="preserve">A </w:t>
        </w:r>
      </w:ins>
      <w:r w:rsidR="00126F3B">
        <w:rPr>
          <w:sz w:val="24"/>
          <w:szCs w:val="24"/>
        </w:rPr>
        <w:t>oclusão completa, não há reconhecimento de rosto, pois o mesmo se encontra totalmente encoberto, como na figura XX.c.</w:t>
      </w:r>
      <w:commentRangeEnd w:id="314"/>
      <w:r w:rsidR="003E1B05">
        <w:rPr>
          <w:rStyle w:val="Refdecomentrio"/>
        </w:rPr>
        <w:commentReference w:id="314"/>
      </w:r>
    </w:p>
    <w:p w14:paraId="0AB38CCC" w14:textId="77777777" w:rsidR="000F0E5B" w:rsidRDefault="000F0E5B">
      <w:pPr>
        <w:rPr>
          <w:sz w:val="24"/>
          <w:szCs w:val="24"/>
        </w:rPr>
      </w:pPr>
    </w:p>
    <w:p w14:paraId="252D1D64" w14:textId="77777777" w:rsidR="000F0E5B" w:rsidRDefault="00126F3B">
      <w:pPr>
        <w:jc w:val="center"/>
      </w:pPr>
      <w:r>
        <w:rPr>
          <w:noProof/>
          <w:lang w:eastAsia="pt-BR"/>
        </w:rPr>
        <w:lastRenderedPageBreak/>
        <w:drawing>
          <wp:inline distT="0" distB="9525" distL="0" distR="0" wp14:anchorId="1B6755F9" wp14:editId="150E82EE">
            <wp:extent cx="5734050" cy="2486025"/>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noChangeArrowheads="1"/>
                    </pic:cNvPicPr>
                  </pic:nvPicPr>
                  <pic:blipFill>
                    <a:blip r:embed="rId10"/>
                    <a:stretch>
                      <a:fillRect/>
                    </a:stretch>
                  </pic:blipFill>
                  <pic:spPr bwMode="auto">
                    <a:xfrm>
                      <a:off x="0" y="0"/>
                      <a:ext cx="5734050" cy="2486025"/>
                    </a:xfrm>
                    <a:prstGeom prst="rect">
                      <a:avLst/>
                    </a:prstGeom>
                  </pic:spPr>
                </pic:pic>
              </a:graphicData>
            </a:graphic>
          </wp:inline>
        </w:drawing>
      </w:r>
    </w:p>
    <w:p w14:paraId="4ECD5068" w14:textId="77777777" w:rsidR="000F0E5B" w:rsidRDefault="00126F3B">
      <w:pPr>
        <w:jc w:val="center"/>
      </w:pPr>
      <w:commentRangeStart w:id="330"/>
      <w:r>
        <w:rPr>
          <w:sz w:val="24"/>
          <w:szCs w:val="24"/>
        </w:rPr>
        <w:t>Figura XX – a. Oclusão inexistente (</w:t>
      </w:r>
      <w:commentRangeStart w:id="331"/>
      <w:r>
        <w:rPr>
          <w:sz w:val="24"/>
          <w:szCs w:val="24"/>
        </w:rPr>
        <w:t>foto frontal</w:t>
      </w:r>
      <w:commentRangeEnd w:id="331"/>
      <w:r>
        <w:commentReference w:id="331"/>
      </w:r>
      <w:r>
        <w:rPr>
          <w:sz w:val="24"/>
          <w:szCs w:val="24"/>
        </w:rPr>
        <w:t>), b. Oclusão parcial (foto perfil com acessórios) e c. Oclusão completa (foto de rosto completamente coberto pela máscara)</w:t>
      </w:r>
      <w:commentRangeEnd w:id="330"/>
      <w:r w:rsidR="003E1B05">
        <w:rPr>
          <w:rStyle w:val="Refdecomentrio"/>
        </w:rPr>
        <w:commentReference w:id="330"/>
      </w:r>
    </w:p>
    <w:p w14:paraId="35927FC5" w14:textId="77777777" w:rsidR="000F0E5B" w:rsidRDefault="000F0E5B">
      <w:pPr>
        <w:rPr>
          <w:sz w:val="24"/>
          <w:szCs w:val="24"/>
        </w:rPr>
      </w:pPr>
    </w:p>
    <w:p w14:paraId="503C882D" w14:textId="77777777" w:rsidR="000F0E5B" w:rsidRDefault="00126F3B">
      <w:pPr>
        <w:rPr>
          <w:sz w:val="24"/>
          <w:szCs w:val="24"/>
        </w:rPr>
      </w:pPr>
      <w:r>
        <w:rPr>
          <w:sz w:val="24"/>
          <w:szCs w:val="24"/>
        </w:rPr>
        <w:tab/>
        <w:t xml:space="preserve">Atualmente um grande número de pesquisadores se dedicam ao estudo e aprimoramento de técnicas que sejam capazes de superar a barreira que a oclusão parcial representa. </w:t>
      </w:r>
      <w:commentRangeStart w:id="332"/>
      <w:r>
        <w:rPr>
          <w:sz w:val="24"/>
          <w:szCs w:val="24"/>
        </w:rPr>
        <w:t xml:space="preserve">Entretanto, o </w:t>
      </w:r>
      <w:commentRangeStart w:id="333"/>
      <w:r w:rsidRPr="003E1B05">
        <w:rPr>
          <w:i/>
          <w:sz w:val="24"/>
          <w:szCs w:val="24"/>
          <w:rPrChange w:id="334" w:author="Thaíla Gomes" w:date="2020-01-17T22:22:00Z">
            <w:rPr>
              <w:sz w:val="24"/>
              <w:szCs w:val="24"/>
            </w:rPr>
          </w:rPrChange>
        </w:rPr>
        <w:t>DeepFace</w:t>
      </w:r>
      <w:commentRangeEnd w:id="333"/>
      <w:r w:rsidR="003E1B05">
        <w:rPr>
          <w:rStyle w:val="Refdecomentrio"/>
        </w:rPr>
        <w:commentReference w:id="333"/>
      </w:r>
      <w:r>
        <w:rPr>
          <w:sz w:val="24"/>
          <w:szCs w:val="24"/>
        </w:rPr>
        <w:t xml:space="preserve"> do Facebook, consegue reconhecer grande com sucesso uma alta quantidade de oclusões diferentes, possuindo uma precisão maior que 97%¹.</w:t>
      </w:r>
    </w:p>
    <w:p w14:paraId="3D40F77F" w14:textId="19A166EF" w:rsidR="000F0E5B" w:rsidRDefault="00126F3B">
      <w:r>
        <w:rPr>
          <w:sz w:val="24"/>
          <w:szCs w:val="24"/>
        </w:rPr>
        <w:tab/>
        <w:t>Esse trabalho focará apenas na análise de fotografias</w:t>
      </w:r>
      <w:ins w:id="335" w:author="Geiza Maria Hamazaki da Silva" w:date="2019-11-11T20:16:00Z">
        <w:r w:rsidR="00740317">
          <w:rPr>
            <w:sz w:val="24"/>
            <w:szCs w:val="24"/>
          </w:rPr>
          <w:t xml:space="preserve"> (2D)</w:t>
        </w:r>
      </w:ins>
      <w:r>
        <w:rPr>
          <w:sz w:val="24"/>
          <w:szCs w:val="24"/>
        </w:rPr>
        <w:t xml:space="preserve">, </w:t>
      </w:r>
      <w:ins w:id="336" w:author="Thais de Souza Simões" w:date="2020-01-21T11:55:00Z">
        <w:r w:rsidR="00663617">
          <w:rPr>
            <w:sz w:val="24"/>
            <w:szCs w:val="24"/>
          </w:rPr>
          <w:t xml:space="preserve">uma vez que está sendo analisado para ser </w:t>
        </w:r>
      </w:ins>
      <w:ins w:id="337" w:author="Thais de Souza Simões" w:date="2020-01-21T11:56:00Z">
        <w:r w:rsidR="00663617">
          <w:rPr>
            <w:sz w:val="24"/>
            <w:szCs w:val="24"/>
          </w:rPr>
          <w:t>incorporado a</w:t>
        </w:r>
      </w:ins>
      <w:ins w:id="338" w:author="Thais de Souza Simões" w:date="2020-01-21T11:55:00Z">
        <w:r w:rsidR="00663617">
          <w:rPr>
            <w:sz w:val="24"/>
            <w:szCs w:val="24"/>
          </w:rPr>
          <w:t xml:space="preserve"> um aplicativo de celular, </w:t>
        </w:r>
      </w:ins>
      <w:r>
        <w:rPr>
          <w:sz w:val="24"/>
          <w:szCs w:val="24"/>
        </w:rPr>
        <w:t>deixando de lado a avaliação de soluções 3D. A próxima seção, consiste em uma análise genérica sobre como funciona o processo de reconhecimento facial nesse tipo de imagem.</w:t>
      </w:r>
      <w:commentRangeEnd w:id="332"/>
      <w:r>
        <w:commentReference w:id="332"/>
      </w:r>
    </w:p>
    <w:p w14:paraId="0063921E" w14:textId="77777777" w:rsidR="000F0E5B" w:rsidRDefault="000F0E5B">
      <w:pPr>
        <w:jc w:val="center"/>
        <w:rPr>
          <w:sz w:val="24"/>
          <w:szCs w:val="24"/>
        </w:rPr>
      </w:pPr>
    </w:p>
    <w:p w14:paraId="06E92740" w14:textId="402B5A97" w:rsidR="000F0E5B" w:rsidRDefault="00126F3B">
      <w:pPr>
        <w:pStyle w:val="PargrafodaLista"/>
        <w:numPr>
          <w:ilvl w:val="1"/>
          <w:numId w:val="1"/>
        </w:numPr>
      </w:pPr>
      <w:commentRangeStart w:id="339"/>
      <w:commentRangeStart w:id="340"/>
      <w:del w:id="341" w:author="Thais de Souza Simões" w:date="2019-11-13T17:21:00Z">
        <w:r w:rsidDel="00956CE4">
          <w:rPr>
            <w:b/>
            <w:sz w:val="24"/>
            <w:szCs w:val="24"/>
          </w:rPr>
          <w:delText>Como funciona?</w:delText>
        </w:r>
        <w:commentRangeStart w:id="342"/>
        <w:commentRangeEnd w:id="342"/>
        <w:r w:rsidDel="00956CE4">
          <w:rPr>
            <w:b/>
            <w:sz w:val="24"/>
            <w:szCs w:val="24"/>
          </w:rPr>
          <w:commentReference w:id="342"/>
        </w:r>
        <w:commentRangeEnd w:id="339"/>
        <w:r w:rsidR="00076DF9" w:rsidDel="00956CE4">
          <w:rPr>
            <w:rStyle w:val="Refdecomentrio"/>
          </w:rPr>
          <w:commentReference w:id="339"/>
        </w:r>
        <w:commentRangeEnd w:id="340"/>
        <w:r w:rsidR="00076DF9" w:rsidDel="00956CE4">
          <w:rPr>
            <w:rStyle w:val="Refdecomentrio"/>
          </w:rPr>
          <w:commentReference w:id="340"/>
        </w:r>
      </w:del>
      <w:ins w:id="343" w:author="Thais de Souza Simões" w:date="2019-11-13T17:21:00Z">
        <w:r w:rsidR="00956CE4">
          <w:rPr>
            <w:b/>
            <w:sz w:val="24"/>
            <w:szCs w:val="24"/>
          </w:rPr>
          <w:t xml:space="preserve">Processo para </w:t>
        </w:r>
      </w:ins>
      <w:ins w:id="344" w:author="Thais de Souza Simões" w:date="2020-01-21T12:13:00Z">
        <w:r w:rsidR="00F90F5D">
          <w:rPr>
            <w:b/>
            <w:sz w:val="24"/>
            <w:szCs w:val="24"/>
          </w:rPr>
          <w:t xml:space="preserve">o </w:t>
        </w:r>
      </w:ins>
      <w:ins w:id="345" w:author="Thais de Souza Simões" w:date="2019-11-13T17:21:00Z">
        <w:r w:rsidR="00956CE4">
          <w:rPr>
            <w:b/>
            <w:sz w:val="24"/>
            <w:szCs w:val="24"/>
          </w:rPr>
          <w:t>reconhecimento facial</w:t>
        </w:r>
      </w:ins>
    </w:p>
    <w:p w14:paraId="39936505" w14:textId="77777777" w:rsidR="000F0E5B" w:rsidRDefault="000F0E5B">
      <w:pPr>
        <w:ind w:left="1440"/>
        <w:rPr>
          <w:sz w:val="24"/>
          <w:szCs w:val="24"/>
        </w:rPr>
      </w:pPr>
    </w:p>
    <w:p w14:paraId="66973D75" w14:textId="77777777" w:rsidR="000F0E5B" w:rsidRDefault="00126F3B">
      <w:pPr>
        <w:ind w:firstLine="720"/>
      </w:pPr>
      <w:r>
        <w:rPr>
          <w:sz w:val="24"/>
          <w:szCs w:val="24"/>
        </w:rPr>
        <w:t>Antes de trazer as abordagens utilizadas para classificar os diversos algoritmos existentes é necessária uma breve explicação de como funciona um sistema de reconhecimento facial genérico, em outras palavras, saber como funciona o processo clássico de identificação. A explicação abaixo busca explicitar elementos em comum em qualquer técnica de reconhecimento facial para imagens bidimensionais.</w:t>
      </w:r>
    </w:p>
    <w:p w14:paraId="531D9B74" w14:textId="77777777" w:rsidR="000F0E5B" w:rsidRDefault="00126F3B">
      <w:pPr>
        <w:ind w:firstLine="720"/>
      </w:pPr>
      <w:r>
        <w:rPr>
          <w:sz w:val="24"/>
          <w:szCs w:val="24"/>
        </w:rPr>
        <w:t xml:space="preserve">O desenvolvimento de um </w:t>
      </w:r>
      <w:r w:rsidRPr="004602B7">
        <w:rPr>
          <w:i/>
          <w:sz w:val="24"/>
          <w:szCs w:val="24"/>
          <w:rPrChange w:id="346" w:author="Thais de Souza Simões" w:date="2019-11-04T11:53:00Z">
            <w:rPr>
              <w:sz w:val="24"/>
              <w:szCs w:val="24"/>
            </w:rPr>
          </w:rPrChange>
        </w:rPr>
        <w:t>framework</w:t>
      </w:r>
      <w:r>
        <w:rPr>
          <w:sz w:val="24"/>
          <w:szCs w:val="24"/>
        </w:rPr>
        <w:t xml:space="preserve"> de reconhecimento facial pode ser organizado em alguns passos, sendo eles: entrada de dados, localização do rosto, extração de características, classificação e decisão.</w:t>
      </w:r>
    </w:p>
    <w:p w14:paraId="31E184D6" w14:textId="77777777" w:rsidR="000F0E5B" w:rsidRDefault="000F0E5B">
      <w:pPr>
        <w:rPr>
          <w:sz w:val="24"/>
          <w:szCs w:val="24"/>
        </w:rPr>
      </w:pPr>
    </w:p>
    <w:p w14:paraId="33B1DB76" w14:textId="06EF10C1" w:rsidR="000F0E5B" w:rsidRDefault="007A2128">
      <w:pPr>
        <w:jc w:val="left"/>
      </w:pPr>
      <w:ins w:id="347" w:author="Thais de Souza Simões" w:date="2020-01-21T12:13:00Z">
        <w:r>
          <w:rPr>
            <w:noProof/>
            <w:lang w:eastAsia="pt-BR"/>
          </w:rPr>
          <w:lastRenderedPageBreak/>
          <mc:AlternateContent>
            <mc:Choice Requires="wps">
              <w:drawing>
                <wp:anchor distT="0" distB="0" distL="114300" distR="114300" simplePos="0" relativeHeight="251659264" behindDoc="0" locked="0" layoutInCell="1" allowOverlap="1" wp14:anchorId="49006D1E" wp14:editId="3D1762F8">
                  <wp:simplePos x="0" y="0"/>
                  <wp:positionH relativeFrom="column">
                    <wp:posOffset>4785305</wp:posOffset>
                  </wp:positionH>
                  <wp:positionV relativeFrom="paragraph">
                    <wp:posOffset>11430</wp:posOffset>
                  </wp:positionV>
                  <wp:extent cx="1213496" cy="541694"/>
                  <wp:effectExtent l="0" t="0" r="24765" b="10795"/>
                  <wp:wrapNone/>
                  <wp:docPr id="48" name="Retângulo Arredondado 48"/>
                  <wp:cNvGraphicFramePr/>
                  <a:graphic xmlns:a="http://schemas.openxmlformats.org/drawingml/2006/main">
                    <a:graphicData uri="http://schemas.microsoft.com/office/word/2010/wordprocessingShape">
                      <wps:wsp>
                        <wps:cNvSpPr/>
                        <wps:spPr>
                          <a:xfrm>
                            <a:off x="0" y="0"/>
                            <a:ext cx="1213496" cy="541694"/>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1134D1B5" w14:textId="504FC2EA" w:rsidR="00CC5A39" w:rsidRDefault="00CC5A39" w:rsidP="00F90F5D">
                              <w:pPr>
                                <w:overflowPunct w:val="0"/>
                                <w:spacing w:line="240" w:lineRule="auto"/>
                                <w:jc w:val="center"/>
                              </w:pPr>
                              <w:del w:id="348" w:author="Thais de Souza Simões" w:date="2020-01-21T12:14:00Z">
                                <w:r w:rsidDel="00F90F5D">
                                  <w:rPr>
                                    <w:color w:val="000000"/>
                                    <w:sz w:val="18"/>
                                    <w:szCs w:val="18"/>
                                  </w:rPr>
                                  <w:delText>Classificação</w:delText>
                                </w:r>
                              </w:del>
                              <w:ins w:id="349" w:author="Thais de Souza Simões" w:date="2020-01-21T12:14:00Z">
                                <w:r>
                                  <w:rPr>
                                    <w:color w:val="000000"/>
                                    <w:sz w:val="18"/>
                                    <w:szCs w:val="18"/>
                                  </w:rPr>
                                  <w:t>Decisão</w:t>
                                </w:r>
                              </w:ins>
                            </w:p>
                          </w:txbxContent>
                        </wps:txbx>
                        <wps:bodyPr tIns="91440" bIns="91440" anchor="ctr">
                          <a:noAutofit/>
                        </wps:bodyPr>
                      </wps:wsp>
                    </a:graphicData>
                  </a:graphic>
                </wp:anchor>
              </w:drawing>
            </mc:Choice>
            <mc:Fallback>
              <w:pict>
                <v:roundrect w14:anchorId="49006D1E" id="Retângulo Arredondado 48" o:spid="_x0000_s1026" style="position:absolute;margin-left:376.8pt;margin-top:.9pt;width:95.55pt;height:42.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" fillcolor="#cfe2f3" strokeweight=".26mm">
                  <v:textbox inset=",7.2pt,,7.2pt">
                    <w:txbxContent>
                      <w:p w14:paraId="1134D1B5" w14:textId="504FC2EA" w:rsidR="00CC5A39" w:rsidRDefault="00CC5A39" w:rsidP="00F90F5D">
                        <w:pPr>
                          <w:overflowPunct w:val="0"/>
                          <w:spacing w:line="240" w:lineRule="auto"/>
                          <w:jc w:val="center"/>
                        </w:pPr>
                        <w:del w:id="350" w:author="Thais de Souza Simões" w:date="2020-01-21T12:14:00Z">
                          <w:r w:rsidDel="00F90F5D">
                            <w:rPr>
                              <w:color w:val="000000"/>
                              <w:sz w:val="18"/>
                              <w:szCs w:val="18"/>
                            </w:rPr>
                            <w:delText>Classificação</w:delText>
                          </w:r>
                        </w:del>
                        <w:ins w:id="351" w:author="Thais de Souza Simões" w:date="2020-01-21T12:14:00Z">
                          <w:r>
                            <w:rPr>
                              <w:color w:val="000000"/>
                              <w:sz w:val="18"/>
                              <w:szCs w:val="18"/>
                            </w:rPr>
                            <w:t>Decisão</w:t>
                          </w:r>
                        </w:ins>
                      </w:p>
                    </w:txbxContent>
                  </v:textbox>
                </v:roundrect>
              </w:pict>
            </mc:Fallback>
          </mc:AlternateContent>
        </w:r>
      </w:ins>
      <w:ins w:id="352" w:author="Thais de Souza Simões" w:date="2020-01-21T12:15:00Z">
        <w:r>
          <w:rPr>
            <w:noProof/>
            <w:lang w:eastAsia="pt-BR"/>
          </w:rPr>
          <mc:AlternateContent>
            <mc:Choice Requires="wps">
              <w:drawing>
                <wp:anchor distT="0" distB="0" distL="114300" distR="114300" simplePos="0" relativeHeight="251660288" behindDoc="0" locked="0" layoutInCell="1" allowOverlap="1" wp14:anchorId="30FCC78B" wp14:editId="3BF6F95B">
                  <wp:simplePos x="0" y="0"/>
                  <wp:positionH relativeFrom="column">
                    <wp:posOffset>158115</wp:posOffset>
                  </wp:positionH>
                  <wp:positionV relativeFrom="paragraph">
                    <wp:posOffset>269706</wp:posOffset>
                  </wp:positionV>
                  <wp:extent cx="667910" cy="0"/>
                  <wp:effectExtent l="38100" t="76200" r="37465" b="133350"/>
                  <wp:wrapNone/>
                  <wp:docPr id="50" name="Conector de Seta Reta 50"/>
                  <wp:cNvGraphicFramePr/>
                  <a:graphic xmlns:a="http://schemas.openxmlformats.org/drawingml/2006/main">
                    <a:graphicData uri="http://schemas.microsoft.com/office/word/2010/wordprocessingShape">
                      <wps:wsp>
                        <wps:cNvCnPr/>
                        <wps:spPr>
                          <a:xfrm>
                            <a:off x="0" y="0"/>
                            <a:ext cx="667910" cy="0"/>
                          </a:xfrm>
                          <a:prstGeom prst="straightConnector1">
                            <a:avLst/>
                          </a:prstGeom>
                          <a:ln w="3175">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DB9FF47" id="_x0000_t32" coordsize="21600,21600" o:spt="32" o:oned="t" path="m,l21600,21600e" filled="f">
                  <v:path arrowok="t" fillok="f" o:connecttype="none"/>
                  <o:lock v:ext="edit" shapetype="t"/>
                </v:shapetype>
                <v:shape id="Conector de Seta Reta 50" o:spid="_x0000_s1026" type="#_x0000_t32" style="position:absolute;margin-left:12.45pt;margin-top:21.25pt;width:52.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" strokecolor="black [3213]" strokeweight=".25pt">
                  <v:stroke endarrow="block"/>
                  <v:shadow on="t" color="black" opacity="24903f" origin=",.5" offset="0,.55556mm"/>
                </v:shape>
              </w:pict>
            </mc:Fallback>
          </mc:AlternateContent>
        </w:r>
      </w:ins>
      <w:commentRangeStart w:id="353"/>
      <w:commentRangeStart w:id="354"/>
      <w:commentRangeEnd w:id="353"/>
      <w:r w:rsidR="00126F3B">
        <w:commentReference w:id="353"/>
      </w:r>
      <w:commentRangeEnd w:id="354"/>
      <w:r w:rsidR="00126F3B">
        <w:commentReference w:id="354"/>
      </w:r>
      <w:r w:rsidR="00126F3B">
        <w:rPr>
          <w:noProof/>
          <w:lang w:eastAsia="pt-BR"/>
        </w:rPr>
        <mc:AlternateContent>
          <mc:Choice Requires="wpg">
            <w:drawing>
              <wp:inline distT="0" distB="0" distL="0" distR="0" wp14:anchorId="25C3E78D" wp14:editId="5026A458">
                <wp:extent cx="4896581" cy="667909"/>
                <wp:effectExtent l="0" t="0" r="18415" b="0"/>
                <wp:docPr id="2" name="Group 2"/>
                <wp:cNvGraphicFramePr/>
                <a:graphic xmlns:a="http://schemas.openxmlformats.org/drawingml/2006/main">
                  <a:graphicData uri="http://schemas.microsoft.com/office/word/2010/wordprocessingGroup">
                    <wpg:wgp>
                      <wpg:cNvGrpSpPr/>
                      <wpg:grpSpPr>
                        <a:xfrm>
                          <a:off x="0" y="0"/>
                          <a:ext cx="4896581" cy="667909"/>
                          <a:chOff x="-55661" y="10800"/>
                          <a:chExt cx="4896581" cy="667909"/>
                        </a:xfrm>
                      </wpg:grpSpPr>
                      <wps:wsp>
                        <wps:cNvPr id="3" name="Forma Livre 3"/>
                        <wps:cNvSpPr/>
                        <wps:spPr>
                          <a:xfrm>
                            <a:off x="1900080" y="281160"/>
                            <a:ext cx="29408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 name="Retângulo Arredondado 4"/>
                        <wps:cNvSpPr/>
                        <wps:spPr>
                          <a:xfrm>
                            <a:off x="769680" y="10800"/>
                            <a:ext cx="113040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3189B8A1" w14:textId="77777777" w:rsidR="00CC5A39" w:rsidRDefault="00CC5A39">
                              <w:pPr>
                                <w:overflowPunct w:val="0"/>
                                <w:spacing w:line="240" w:lineRule="auto"/>
                                <w:jc w:val="center"/>
                              </w:pPr>
                              <w:r>
                                <w:rPr>
                                  <w:color w:val="000000"/>
                                  <w:sz w:val="18"/>
                                  <w:szCs w:val="18"/>
                                </w:rPr>
                                <w:t>Localização facial</w:t>
                              </w:r>
                            </w:p>
                          </w:txbxContent>
                        </wps:txbx>
                        <wps:bodyPr tIns="91440" bIns="91440" anchor="ctr">
                          <a:noAutofit/>
                        </wps:bodyPr>
                      </wps:wsp>
                      <wps:wsp>
                        <wps:cNvPr id="5" name="Retângulo Arredondado 5"/>
                        <wps:cNvSpPr/>
                        <wps:spPr>
                          <a:xfrm>
                            <a:off x="2028960" y="10800"/>
                            <a:ext cx="127620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4AA9DFB6" w14:textId="41AD0BEF" w:rsidR="00CC5A39" w:rsidRDefault="00CC5A39">
                              <w:pPr>
                                <w:overflowPunct w:val="0"/>
                                <w:spacing w:line="240" w:lineRule="auto"/>
                                <w:jc w:val="center"/>
                              </w:pPr>
                              <w:del w:id="355" w:author="Thais de Souza Simões" w:date="2020-01-21T12:17:00Z">
                                <w:r w:rsidDel="007A2128">
                                  <w:rPr>
                                    <w:color w:val="000000"/>
                                    <w:sz w:val="18"/>
                                    <w:szCs w:val="18"/>
                                  </w:rPr>
                                  <w:delText>Extração de características</w:delText>
                                </w:r>
                              </w:del>
                              <w:ins w:id="356" w:author="Thais de Souza Simões" w:date="2020-01-21T12:17:00Z">
                                <w:r>
                                  <w:rPr>
                                    <w:color w:val="000000"/>
                                    <w:sz w:val="18"/>
                                    <w:szCs w:val="18"/>
                                  </w:rPr>
                                  <w:t>Pré-processamento</w:t>
                                </w:r>
                              </w:ins>
                            </w:p>
                          </w:txbxContent>
                        </wps:txbx>
                        <wps:bodyPr tIns="91440" bIns="91440" anchor="ctr">
                          <a:noAutofit/>
                        </wps:bodyPr>
                      </wps:wsp>
                      <wps:wsp>
                        <wps:cNvPr id="6" name="Retângulo Arredondado 6"/>
                        <wps:cNvSpPr/>
                        <wps:spPr>
                          <a:xfrm>
                            <a:off x="3414240" y="11520"/>
                            <a:ext cx="121356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563CAFDE" w14:textId="77777777" w:rsidR="00CC5A39" w:rsidRDefault="00CC5A39">
                              <w:pPr>
                                <w:overflowPunct w:val="0"/>
                                <w:spacing w:line="240" w:lineRule="auto"/>
                                <w:jc w:val="center"/>
                              </w:pPr>
                              <w:r>
                                <w:rPr>
                                  <w:color w:val="000000"/>
                                  <w:sz w:val="18"/>
                                  <w:szCs w:val="18"/>
                                </w:rPr>
                                <w:t>Classificação</w:t>
                              </w:r>
                            </w:p>
                          </w:txbxContent>
                        </wps:txbx>
                        <wps:bodyPr tIns="91440" bIns="91440" anchor="ctr">
                          <a:noAutofit/>
                        </wps:bodyPr>
                      </wps:wsp>
                      <wps:wsp>
                        <wps:cNvPr id="8" name="Retângulo 8"/>
                        <wps:cNvSpPr/>
                        <wps:spPr>
                          <a:xfrm>
                            <a:off x="-55661" y="233096"/>
                            <a:ext cx="1017767" cy="445613"/>
                          </a:xfrm>
                          <a:prstGeom prst="rect">
                            <a:avLst/>
                          </a:prstGeom>
                          <a:noFill/>
                          <a:ln>
                            <a:noFill/>
                          </a:ln>
                        </wps:spPr>
                        <wps:style>
                          <a:lnRef idx="0">
                            <a:scrgbClr r="0" g="0" b="0"/>
                          </a:lnRef>
                          <a:fillRef idx="0">
                            <a:scrgbClr r="0" g="0" b="0"/>
                          </a:fillRef>
                          <a:effectRef idx="0">
                            <a:scrgbClr r="0" g="0" b="0"/>
                          </a:effectRef>
                          <a:fontRef idx="minor"/>
                        </wps:style>
                        <wps:txbx>
                          <w:txbxContent>
                            <w:p w14:paraId="388D551B" w14:textId="77777777" w:rsidR="00CC5A39" w:rsidRDefault="00CC5A39">
                              <w:pPr>
                                <w:overflowPunct w:val="0"/>
                                <w:spacing w:line="240" w:lineRule="auto"/>
                                <w:jc w:val="center"/>
                              </w:pPr>
                              <w:r>
                                <w:rPr>
                                  <w:color w:val="000000"/>
                                  <w:sz w:val="18"/>
                                  <w:szCs w:val="18"/>
                                </w:rPr>
                                <w:t>Imagem de entrada</w:t>
                              </w:r>
                            </w:p>
                          </w:txbxContent>
                        </wps:txbx>
                        <wps:bodyPr tIns="91440" bIns="91440" anchor="ctr">
                          <a:noAutofit/>
                        </wps:bodyPr>
                      </wps:wsp>
                    </wpg:wgp>
                  </a:graphicData>
                </a:graphic>
              </wp:inline>
            </w:drawing>
          </mc:Choice>
          <mc:Fallback>
            <w:pict>
              <v:group w14:anchorId="25C3E78D" id="Group 2" o:spid="_x0000_s1027" style="width:385.55pt;height:52.6pt;mso-position-horizontal-relative:char;mso-position-vertical-relative:line" coordorigin="-556,108" coordsize="48965,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">
                <v:shape id="Forma Livre 3" o:spid="_x0000_s1028" style="position:absolute;left:19000;top:2811;width:29409;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" path="m,l21600,21600e" filled="f" strokeweight=".26mm">
                  <v:path arrowok="t"/>
                </v:shape>
                <v:roundrect id="Retângulo Arredondado 4" o:spid="_x0000_s1029" style="position:absolute;left:7696;top:108;width:11304;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" fillcolor="#cfe2f3" strokeweight=".26mm">
                  <v:textbox inset=",7.2pt,,7.2pt">
                    <w:txbxContent>
                      <w:p w14:paraId="3189B8A1" w14:textId="77777777" w:rsidR="00CC5A39" w:rsidRDefault="00CC5A39">
                        <w:pPr>
                          <w:overflowPunct w:val="0"/>
                          <w:spacing w:line="240" w:lineRule="auto"/>
                          <w:jc w:val="center"/>
                        </w:pPr>
                        <w:r>
                          <w:rPr>
                            <w:color w:val="000000"/>
                            <w:sz w:val="18"/>
                            <w:szCs w:val="18"/>
                          </w:rPr>
                          <w:t>Localização facial</w:t>
                        </w:r>
                      </w:p>
                    </w:txbxContent>
                  </v:textbox>
                </v:roundrect>
                <v:roundrect id="Retângulo Arredondado 5" o:spid="_x0000_s1030" style="position:absolute;left:20289;top:108;width:12762;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" fillcolor="#cfe2f3" strokeweight=".26mm">
                  <v:textbox inset=",7.2pt,,7.2pt">
                    <w:txbxContent>
                      <w:p w14:paraId="4AA9DFB6" w14:textId="41AD0BEF" w:rsidR="00CC5A39" w:rsidRDefault="00CC5A39">
                        <w:pPr>
                          <w:overflowPunct w:val="0"/>
                          <w:spacing w:line="240" w:lineRule="auto"/>
                          <w:jc w:val="center"/>
                        </w:pPr>
                        <w:del w:id="357" w:author="Thais de Souza Simões" w:date="2020-01-21T12:17:00Z">
                          <w:r w:rsidDel="007A2128">
                            <w:rPr>
                              <w:color w:val="000000"/>
                              <w:sz w:val="18"/>
                              <w:szCs w:val="18"/>
                            </w:rPr>
                            <w:delText>Extração de características</w:delText>
                          </w:r>
                        </w:del>
                        <w:ins w:id="358" w:author="Thais de Souza Simões" w:date="2020-01-21T12:17:00Z">
                          <w:r>
                            <w:rPr>
                              <w:color w:val="000000"/>
                              <w:sz w:val="18"/>
                              <w:szCs w:val="18"/>
                            </w:rPr>
                            <w:t>Pré-processamento</w:t>
                          </w:r>
                        </w:ins>
                      </w:p>
                    </w:txbxContent>
                  </v:textbox>
                </v:roundrect>
                <v:roundrect id="Retângulo Arredondado 6" o:spid="_x0000_s1031" style="position:absolute;left:34142;top:115;width:12136;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" fillcolor="#cfe2f3" strokeweight=".26mm">
                  <v:textbox inset=",7.2pt,,7.2pt">
                    <w:txbxContent>
                      <w:p w14:paraId="563CAFDE" w14:textId="77777777" w:rsidR="00CC5A39" w:rsidRDefault="00CC5A39">
                        <w:pPr>
                          <w:overflowPunct w:val="0"/>
                          <w:spacing w:line="240" w:lineRule="auto"/>
                          <w:jc w:val="center"/>
                        </w:pPr>
                        <w:r>
                          <w:rPr>
                            <w:color w:val="000000"/>
                            <w:sz w:val="18"/>
                            <w:szCs w:val="18"/>
                          </w:rPr>
                          <w:t>Classificação</w:t>
                        </w:r>
                      </w:p>
                    </w:txbxContent>
                  </v:textbox>
                </v:roundrect>
                <v:rect id="Retângulo 8" o:spid="_x0000_s1032" style="position:absolute;left:-556;top:2330;width:10177;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" filled="f" stroked="f">
                  <v:textbox inset=",7.2pt,,7.2pt">
                    <w:txbxContent>
                      <w:p w14:paraId="388D551B" w14:textId="77777777" w:rsidR="00CC5A39" w:rsidRDefault="00CC5A39">
                        <w:pPr>
                          <w:overflowPunct w:val="0"/>
                          <w:spacing w:line="240" w:lineRule="auto"/>
                          <w:jc w:val="center"/>
                        </w:pPr>
                        <w:r>
                          <w:rPr>
                            <w:color w:val="000000"/>
                            <w:sz w:val="18"/>
                            <w:szCs w:val="18"/>
                          </w:rPr>
                          <w:t>Imagem de entrada</w:t>
                        </w:r>
                      </w:p>
                    </w:txbxContent>
                  </v:textbox>
                </v:rect>
                <w10:anchorlock/>
              </v:group>
            </w:pict>
          </mc:Fallback>
        </mc:AlternateContent>
      </w:r>
    </w:p>
    <w:p w14:paraId="493D0FEA" w14:textId="77777777" w:rsidR="000F0E5B" w:rsidRDefault="00126F3B">
      <w:pPr>
        <w:jc w:val="center"/>
      </w:pPr>
      <w:r>
        <w:t xml:space="preserve">Figura XX – </w:t>
      </w:r>
      <w:commentRangeStart w:id="359"/>
      <w:r>
        <w:t xml:space="preserve">Etapas </w:t>
      </w:r>
      <w:commentRangeEnd w:id="359"/>
      <w:r w:rsidR="00385BFB">
        <w:rPr>
          <w:rStyle w:val="Refdecomentrio"/>
        </w:rPr>
        <w:commentReference w:id="359"/>
      </w:r>
      <w:r>
        <w:t>de um processo de reconhecimento facial</w:t>
      </w:r>
    </w:p>
    <w:p w14:paraId="60B9EE7E" w14:textId="77777777" w:rsidR="00BD543A" w:rsidRDefault="00BD543A">
      <w:pPr>
        <w:ind w:firstLine="720"/>
        <w:rPr>
          <w:ins w:id="360" w:author="Thais de Souza Simões" w:date="2020-01-21T12:54:00Z"/>
          <w:sz w:val="24"/>
          <w:szCs w:val="24"/>
        </w:rPr>
      </w:pPr>
    </w:p>
    <w:p w14:paraId="469859E0" w14:textId="7E60C030" w:rsidR="000F0E5B" w:rsidRDefault="00126F3B">
      <w:pPr>
        <w:ind w:firstLine="720"/>
      </w:pPr>
      <w:r>
        <w:rPr>
          <w:sz w:val="24"/>
          <w:szCs w:val="24"/>
        </w:rPr>
        <w:t xml:space="preserve">Ao receber uma imagem de entrada, o algoritmo deve ser primeiramente capaz de reconhecer o que dentro daquela imagem é um rosto. Para tanto, é utilizado algum método de detecção de faces como dito na seção anterior. Conseguir identificar que existe um rosto em uma foto, indicará ao algoritmo em qual subseção da imagem ele deverá trabalhar, podendo descartar o restante que não será utilizado no processo de reconhecimento. </w:t>
      </w:r>
    </w:p>
    <w:p w14:paraId="5DBCC65B" w14:textId="77777777" w:rsidR="000F0E5B" w:rsidRDefault="00126F3B">
      <w:pPr>
        <w:ind w:firstLine="720"/>
      </w:pPr>
      <w:r>
        <w:rPr>
          <w:sz w:val="24"/>
          <w:szCs w:val="24"/>
        </w:rPr>
        <w:t>A normalização é o processo de padronização desta subseção. Sua intenção é transformar o primeiro recorte do rosto no mais próximo possível de uma imagem frontal, podendo: escalonar, girar e padronizar cores, se necessário. Após isso, será extraído apenas o que realmente importa, como visto na figura XX.</w:t>
      </w:r>
    </w:p>
    <w:p w14:paraId="2E12850D" w14:textId="77777777" w:rsidR="000F0E5B" w:rsidRDefault="000F0E5B">
      <w:pPr>
        <w:rPr>
          <w:sz w:val="24"/>
          <w:szCs w:val="24"/>
        </w:rPr>
      </w:pPr>
    </w:p>
    <w:p w14:paraId="1786FE18" w14:textId="77777777" w:rsidR="000F0E5B" w:rsidRDefault="00126F3B">
      <w:pPr>
        <w:jc w:val="center"/>
      </w:pPr>
      <w:commentRangeStart w:id="361"/>
      <w:r>
        <w:rPr>
          <w:noProof/>
          <w:lang w:eastAsia="pt-BR"/>
        </w:rPr>
        <w:drawing>
          <wp:inline distT="0" distB="0" distL="0" distR="0" wp14:anchorId="22FC25E0" wp14:editId="3E45C1C4">
            <wp:extent cx="4705350" cy="2392045"/>
            <wp:effectExtent l="0" t="0" r="0" b="0"/>
            <wp:docPr id="44" name="Figura3" descr="Figura ** - Processo de normalização de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Figura ** - Processo de normalização de imagem"/>
                    <pic:cNvPicPr>
                      <a:picLocks noChangeAspect="1" noChangeArrowheads="1"/>
                    </pic:cNvPicPr>
                  </pic:nvPicPr>
                  <pic:blipFill>
                    <a:blip r:embed="rId11"/>
                    <a:srcRect b="16167"/>
                    <a:stretch>
                      <a:fillRect/>
                    </a:stretch>
                  </pic:blipFill>
                  <pic:spPr bwMode="auto">
                    <a:xfrm>
                      <a:off x="0" y="0"/>
                      <a:ext cx="4705350" cy="2392045"/>
                    </a:xfrm>
                    <a:prstGeom prst="rect">
                      <a:avLst/>
                    </a:prstGeom>
                  </pic:spPr>
                </pic:pic>
              </a:graphicData>
            </a:graphic>
          </wp:inline>
        </w:drawing>
      </w:r>
      <w:commentRangeEnd w:id="361"/>
      <w:r>
        <w:commentReference w:id="361"/>
      </w:r>
    </w:p>
    <w:p w14:paraId="30CEA54D" w14:textId="77777777" w:rsidR="000F0E5B" w:rsidRDefault="00126F3B">
      <w:pPr>
        <w:jc w:val="center"/>
      </w:pPr>
      <w:r>
        <w:rPr>
          <w:sz w:val="24"/>
          <w:szCs w:val="24"/>
        </w:rPr>
        <w:t xml:space="preserve">Figura XX – A detecção de um rosto e o processo de normalização de </w:t>
      </w:r>
      <w:commentRangeStart w:id="362"/>
      <w:r>
        <w:rPr>
          <w:sz w:val="24"/>
          <w:szCs w:val="24"/>
        </w:rPr>
        <w:t xml:space="preserve">uma </w:t>
      </w:r>
      <w:commentRangeEnd w:id="362"/>
      <w:r w:rsidR="003D518F">
        <w:rPr>
          <w:rStyle w:val="Refdecomentrio"/>
        </w:rPr>
        <w:commentReference w:id="362"/>
      </w:r>
      <w:r>
        <w:rPr>
          <w:sz w:val="24"/>
          <w:szCs w:val="24"/>
        </w:rPr>
        <w:t>imagem</w:t>
      </w:r>
    </w:p>
    <w:p w14:paraId="02A858DD" w14:textId="77777777" w:rsidR="000F0E5B" w:rsidRDefault="000F0E5B">
      <w:pPr>
        <w:jc w:val="center"/>
        <w:rPr>
          <w:sz w:val="24"/>
          <w:szCs w:val="24"/>
        </w:rPr>
      </w:pPr>
    </w:p>
    <w:p w14:paraId="0F65BA41" w14:textId="7E49D700" w:rsidR="000F0E5B" w:rsidDel="00BD543A" w:rsidRDefault="00126F3B">
      <w:pPr>
        <w:ind w:firstLine="720"/>
        <w:rPr>
          <w:del w:id="363" w:author="Thais de Souza Simões" w:date="2020-01-21T12:56:00Z"/>
        </w:rPr>
      </w:pPr>
      <w:del w:id="364" w:author="Thais de Souza Simões" w:date="2020-01-21T12:56:00Z">
        <w:r w:rsidDel="00BD543A">
          <w:rPr>
            <w:sz w:val="24"/>
            <w:szCs w:val="24"/>
          </w:rPr>
          <w:delText xml:space="preserve">A extração de características faciais, etapa posterior à localização do rosto, fará o reconhecimento de padrões relevantes da fisionomia tratada. </w:delText>
        </w:r>
      </w:del>
    </w:p>
    <w:p w14:paraId="4CA70A49" w14:textId="3D244C50" w:rsidR="000F0E5B" w:rsidRDefault="00126F3B">
      <w:pPr>
        <w:ind w:firstLine="720"/>
      </w:pPr>
      <w:r>
        <w:rPr>
          <w:sz w:val="24"/>
          <w:szCs w:val="24"/>
        </w:rPr>
        <w:t xml:space="preserve">Nesta etapa, o algoritmo poderá redimensionar a imagem para reduzir o número de características encontradas e, por conseguinte, a carga computacional utilizada. </w:t>
      </w:r>
      <w:del w:id="365" w:author="Geiza Maria Hamazaki da Silva" w:date="2019-11-11T20:38:00Z">
        <w:r w:rsidDel="003D518F">
          <w:rPr>
            <w:sz w:val="24"/>
            <w:szCs w:val="24"/>
          </w:rPr>
          <w:delText>Em cima disso</w:delText>
        </w:r>
      </w:del>
      <w:ins w:id="366" w:author="Geiza Maria Hamazaki da Silva" w:date="2019-11-11T20:38:00Z">
        <w:r w:rsidR="003D518F">
          <w:rPr>
            <w:sz w:val="24"/>
            <w:szCs w:val="24"/>
          </w:rPr>
          <w:t>E assim</w:t>
        </w:r>
      </w:ins>
      <w:del w:id="367" w:author="Geiza Maria Hamazaki da Silva" w:date="2019-11-11T20:38:00Z">
        <w:r w:rsidDel="003D518F">
          <w:rPr>
            <w:sz w:val="24"/>
            <w:szCs w:val="24"/>
          </w:rPr>
          <w:delText>, tentará</w:delText>
        </w:r>
      </w:del>
      <w:r>
        <w:rPr>
          <w:sz w:val="24"/>
          <w:szCs w:val="24"/>
        </w:rPr>
        <w:t xml:space="preserve"> encontrar, </w:t>
      </w:r>
      <w:del w:id="368" w:author="Thais de Souza Simões" w:date="2020-01-21T12:56:00Z">
        <w:r w:rsidDel="00BD543A">
          <w:rPr>
            <w:sz w:val="24"/>
            <w:szCs w:val="24"/>
          </w:rPr>
          <w:delText>dentre as opções obtidas na extração</w:delText>
        </w:r>
      </w:del>
      <w:ins w:id="369" w:author="Thais de Souza Simões" w:date="2020-01-21T12:56:00Z">
        <w:r w:rsidR="00BD543A">
          <w:rPr>
            <w:sz w:val="24"/>
            <w:szCs w:val="24"/>
          </w:rPr>
          <w:t>ao extrair as características faciais</w:t>
        </w:r>
      </w:ins>
      <w:r>
        <w:rPr>
          <w:sz w:val="24"/>
          <w:szCs w:val="24"/>
        </w:rPr>
        <w:t xml:space="preserve">, o conjunto ótimo </w:t>
      </w:r>
      <w:del w:id="370" w:author="Thais de Souza Simões" w:date="2020-01-21T12:57:00Z">
        <w:r w:rsidDel="00BD543A">
          <w:rPr>
            <w:sz w:val="24"/>
            <w:szCs w:val="24"/>
          </w:rPr>
          <w:delText xml:space="preserve">de características </w:delText>
        </w:r>
      </w:del>
      <w:r>
        <w:rPr>
          <w:sz w:val="24"/>
          <w:szCs w:val="24"/>
        </w:rPr>
        <w:t>que será capaz de reconhecer o rosto.</w:t>
      </w:r>
    </w:p>
    <w:p w14:paraId="3F42659E" w14:textId="3C73046A" w:rsidR="000F0E5B" w:rsidRDefault="00126F3B">
      <w:pPr>
        <w:ind w:firstLine="720"/>
      </w:pPr>
      <w:r>
        <w:rPr>
          <w:sz w:val="24"/>
          <w:szCs w:val="24"/>
        </w:rPr>
        <w:t>Na classificação,</w:t>
      </w:r>
      <w:ins w:id="371" w:author="Geiza Maria Hamazaki da Silva" w:date="2019-11-11T20:38:00Z">
        <w:r w:rsidR="003D518F">
          <w:rPr>
            <w:sz w:val="24"/>
            <w:szCs w:val="24"/>
          </w:rPr>
          <w:t xml:space="preserve"> </w:t>
        </w:r>
      </w:ins>
      <w:del w:id="372" w:author="Geiza Maria Hamazaki da Silva" w:date="2019-11-11T20:38:00Z">
        <w:r w:rsidDel="003D518F">
          <w:rPr>
            <w:sz w:val="24"/>
            <w:szCs w:val="24"/>
          </w:rPr>
          <w:delText xml:space="preserve"> é </w:delText>
        </w:r>
      </w:del>
      <w:r>
        <w:rPr>
          <w:sz w:val="24"/>
          <w:szCs w:val="24"/>
        </w:rPr>
        <w:t xml:space="preserve">onde de fato haverá o reconhecimento, </w:t>
      </w:r>
      <w:del w:id="373" w:author="Geiza Maria Hamazaki da Silva" w:date="2019-11-11T20:38:00Z">
        <w:r w:rsidDel="003D518F">
          <w:rPr>
            <w:sz w:val="24"/>
            <w:szCs w:val="24"/>
          </w:rPr>
          <w:delText xml:space="preserve">ou seja, </w:delText>
        </w:r>
      </w:del>
      <w:r>
        <w:rPr>
          <w:sz w:val="24"/>
          <w:szCs w:val="24"/>
        </w:rPr>
        <w:t>o algoritmo deverá retornar se a</w:t>
      </w:r>
      <w:ins w:id="374" w:author="Thais de Souza Simões" w:date="2020-01-21T12:58:00Z">
        <w:r w:rsidR="00BD543A">
          <w:rPr>
            <w:sz w:val="24"/>
            <w:szCs w:val="24"/>
          </w:rPr>
          <w:t>s</w:t>
        </w:r>
      </w:ins>
      <w:r>
        <w:rPr>
          <w:sz w:val="24"/>
          <w:szCs w:val="24"/>
        </w:rPr>
        <w:t xml:space="preserve"> pessoas comparadas </w:t>
      </w:r>
      <w:del w:id="375" w:author="Thais de Souza Simões" w:date="2020-01-21T12:58:00Z">
        <w:r w:rsidDel="00BD543A">
          <w:rPr>
            <w:sz w:val="24"/>
            <w:szCs w:val="24"/>
          </w:rPr>
          <w:delText>é</w:delText>
        </w:r>
      </w:del>
      <w:ins w:id="376" w:author="Thais de Souza Simões" w:date="2020-01-21T12:58:00Z">
        <w:r w:rsidR="00BD543A">
          <w:rPr>
            <w:sz w:val="24"/>
            <w:szCs w:val="24"/>
          </w:rPr>
          <w:t>são</w:t>
        </w:r>
      </w:ins>
      <w:r>
        <w:rPr>
          <w:sz w:val="24"/>
          <w:szCs w:val="24"/>
        </w:rPr>
        <w:t xml:space="preserve">, de fato, a mesma. A identificação correta sempre será feita com um modo comparativo entre duas imagens de cada vez, a que está sendo utilizada como dado de </w:t>
      </w:r>
      <w:r>
        <w:rPr>
          <w:sz w:val="24"/>
          <w:szCs w:val="24"/>
        </w:rPr>
        <w:lastRenderedPageBreak/>
        <w:t xml:space="preserve">entrada e a que está no banco de dados. O método de identificação irá variar para cada tipo de abordagem </w:t>
      </w:r>
      <w:ins w:id="377" w:author="Geiza Maria Hamazaki da Silva" w:date="2019-11-11T20:39:00Z">
        <w:r w:rsidR="003D518F">
          <w:rPr>
            <w:sz w:val="24"/>
            <w:szCs w:val="24"/>
          </w:rPr>
          <w:t>realizada</w:t>
        </w:r>
      </w:ins>
      <w:del w:id="378" w:author="Geiza Maria Hamazaki da Silva" w:date="2019-11-11T20:39:00Z">
        <w:r w:rsidDel="003D518F">
          <w:rPr>
            <w:sz w:val="24"/>
            <w:szCs w:val="24"/>
          </w:rPr>
          <w:delText>feita</w:delText>
        </w:r>
      </w:del>
      <w:r>
        <w:rPr>
          <w:sz w:val="24"/>
          <w:szCs w:val="24"/>
        </w:rPr>
        <w:t>, podendo se utilizar de algoritmos de classificação ou métodos estatísticos ou matemáticos.</w:t>
      </w:r>
    </w:p>
    <w:p w14:paraId="714122BB" w14:textId="3A8F9406" w:rsidR="000F0E5B" w:rsidRDefault="00126F3B">
      <w:pPr>
        <w:ind w:firstLine="720"/>
      </w:pPr>
      <w:r>
        <w:rPr>
          <w:sz w:val="24"/>
          <w:szCs w:val="24"/>
        </w:rPr>
        <w:t xml:space="preserve">Na próxima seção </w:t>
      </w:r>
      <w:ins w:id="379" w:author="Geiza Maria Hamazaki da Silva" w:date="2019-11-11T20:39:00Z">
        <w:r w:rsidR="003D518F">
          <w:rPr>
            <w:sz w:val="24"/>
            <w:szCs w:val="24"/>
          </w:rPr>
          <w:t xml:space="preserve">será </w:t>
        </w:r>
      </w:ins>
      <w:r>
        <w:rPr>
          <w:sz w:val="24"/>
          <w:szCs w:val="24"/>
        </w:rPr>
        <w:t>aborda</w:t>
      </w:r>
      <w:del w:id="380" w:author="Geiza Maria Hamazaki da Silva" w:date="2019-11-11T20:39:00Z">
        <w:r w:rsidDel="003D518F">
          <w:rPr>
            <w:sz w:val="24"/>
            <w:szCs w:val="24"/>
          </w:rPr>
          <w:delText>remos</w:delText>
        </w:r>
      </w:del>
      <w:ins w:id="381" w:author="Geiza Maria Hamazaki da Silva" w:date="2019-11-11T20:39:00Z">
        <w:r w:rsidR="003D518F">
          <w:rPr>
            <w:sz w:val="24"/>
            <w:szCs w:val="24"/>
          </w:rPr>
          <w:t>do</w:t>
        </w:r>
      </w:ins>
      <w:r>
        <w:rPr>
          <w:sz w:val="24"/>
          <w:szCs w:val="24"/>
        </w:rPr>
        <w:t xml:space="preserve"> </w:t>
      </w:r>
      <w:commentRangeStart w:id="382"/>
      <w:r>
        <w:rPr>
          <w:sz w:val="24"/>
          <w:szCs w:val="24"/>
        </w:rPr>
        <w:t xml:space="preserve">a ideia por detrás dos métodos </w:t>
      </w:r>
      <w:commentRangeEnd w:id="382"/>
      <w:r w:rsidR="003D518F">
        <w:rPr>
          <w:rStyle w:val="Refdecomentrio"/>
        </w:rPr>
        <w:commentReference w:id="382"/>
      </w:r>
      <w:r>
        <w:rPr>
          <w:sz w:val="24"/>
          <w:szCs w:val="24"/>
        </w:rPr>
        <w:t>de reconhecimento facial utilizados hoje em dia.</w:t>
      </w:r>
    </w:p>
    <w:p w14:paraId="6ADE52F2" w14:textId="77777777" w:rsidR="000F0E5B" w:rsidRDefault="000F0E5B">
      <w:pPr>
        <w:ind w:firstLine="720"/>
        <w:rPr>
          <w:sz w:val="24"/>
          <w:szCs w:val="24"/>
        </w:rPr>
      </w:pPr>
    </w:p>
    <w:p w14:paraId="6E210738" w14:textId="77777777" w:rsidR="000F0E5B" w:rsidRDefault="00126F3B">
      <w:pPr>
        <w:pStyle w:val="PargrafodaLista"/>
        <w:numPr>
          <w:ilvl w:val="1"/>
          <w:numId w:val="1"/>
        </w:numPr>
      </w:pPr>
      <w:r>
        <w:rPr>
          <w:b/>
          <w:sz w:val="24"/>
          <w:szCs w:val="24"/>
        </w:rPr>
        <w:t>Métodos</w:t>
      </w:r>
    </w:p>
    <w:p w14:paraId="041EF28C" w14:textId="77777777" w:rsidR="000F0E5B" w:rsidRDefault="000F0E5B">
      <w:pPr>
        <w:rPr>
          <w:sz w:val="24"/>
          <w:szCs w:val="24"/>
        </w:rPr>
      </w:pPr>
    </w:p>
    <w:p w14:paraId="324B9A6F" w14:textId="280C923D" w:rsidR="000F0E5B" w:rsidRDefault="00126F3B">
      <w:r>
        <w:rPr>
          <w:sz w:val="24"/>
          <w:szCs w:val="24"/>
        </w:rPr>
        <w:tab/>
        <w:t>O reconhecimento facial pode ser feito de divers</w:t>
      </w:r>
      <w:ins w:id="383" w:author="Geiza Maria Hamazaki da Silva" w:date="2019-11-11T20:46:00Z">
        <w:r w:rsidR="005302E9">
          <w:rPr>
            <w:sz w:val="24"/>
            <w:szCs w:val="24"/>
          </w:rPr>
          <w:t>as</w:t>
        </w:r>
      </w:ins>
      <w:del w:id="384" w:author="Geiza Maria Hamazaki da Silva" w:date="2019-11-11T20:46:00Z">
        <w:r w:rsidDel="005302E9">
          <w:rPr>
            <w:sz w:val="24"/>
            <w:szCs w:val="24"/>
          </w:rPr>
          <w:delText>os</w:delText>
        </w:r>
      </w:del>
      <w:r>
        <w:rPr>
          <w:sz w:val="24"/>
          <w:szCs w:val="24"/>
        </w:rPr>
        <w:t xml:space="preserve"> </w:t>
      </w:r>
      <w:ins w:id="385" w:author="Geiza Maria Hamazaki da Silva" w:date="2019-11-11T20:46:00Z">
        <w:r w:rsidR="005302E9">
          <w:rPr>
            <w:sz w:val="24"/>
            <w:szCs w:val="24"/>
          </w:rPr>
          <w:t>formas</w:t>
        </w:r>
      </w:ins>
      <w:del w:id="386" w:author="Geiza Maria Hamazaki da Silva" w:date="2019-11-11T20:46:00Z">
        <w:r w:rsidDel="005302E9">
          <w:rPr>
            <w:sz w:val="24"/>
            <w:szCs w:val="24"/>
          </w:rPr>
          <w:delText>modos</w:delText>
        </w:r>
      </w:del>
      <w:r>
        <w:rPr>
          <w:sz w:val="24"/>
          <w:szCs w:val="24"/>
        </w:rPr>
        <w:t>, com ideias e enfoques diferentes. Na figura XX, é ilustrado 3 (três) abordagens que, atualmente, abrangem a área reconhecimento facial: abordagem holístic</w:t>
      </w:r>
      <w:ins w:id="387" w:author="Geiza Maria Hamazaki da Silva" w:date="2019-11-11T20:46:00Z">
        <w:r w:rsidR="005302E9">
          <w:rPr>
            <w:sz w:val="24"/>
            <w:szCs w:val="24"/>
          </w:rPr>
          <w:t>a</w:t>
        </w:r>
      </w:ins>
      <w:del w:id="388" w:author="Geiza Maria Hamazaki da Silva" w:date="2019-11-11T20:46:00Z">
        <w:r w:rsidDel="005302E9">
          <w:rPr>
            <w:sz w:val="24"/>
            <w:szCs w:val="24"/>
          </w:rPr>
          <w:delText>os</w:delText>
        </w:r>
      </w:del>
      <w:r>
        <w:rPr>
          <w:sz w:val="24"/>
          <w:szCs w:val="24"/>
        </w:rPr>
        <w:t>, abordagem baseada em características e abordagem híbrida.</w:t>
      </w:r>
    </w:p>
    <w:p w14:paraId="1970694C" w14:textId="77777777" w:rsidR="000F0E5B" w:rsidRDefault="000F0E5B">
      <w:pPr>
        <w:rPr>
          <w:sz w:val="24"/>
          <w:szCs w:val="24"/>
        </w:rPr>
      </w:pPr>
    </w:p>
    <w:p w14:paraId="08843B57" w14:textId="77777777" w:rsidR="000F0E5B" w:rsidRDefault="00126F3B">
      <w:pPr>
        <w:jc w:val="center"/>
      </w:pPr>
      <w:commentRangeStart w:id="389"/>
      <w:r>
        <w:rPr>
          <w:noProof/>
          <w:lang w:eastAsia="pt-BR"/>
        </w:rPr>
        <mc:AlternateContent>
          <mc:Choice Requires="wpg">
            <w:drawing>
              <wp:inline distT="0" distB="0" distL="0" distR="0" wp14:anchorId="1527494F" wp14:editId="1F340BA8">
                <wp:extent cx="5267160" cy="1609920"/>
                <wp:effectExtent l="0" t="0" r="10160" b="28575"/>
                <wp:docPr id="9" name="Group 9"/>
                <wp:cNvGraphicFramePr/>
                <a:graphic xmlns:a="http://schemas.openxmlformats.org/drawingml/2006/main">
                  <a:graphicData uri="http://schemas.microsoft.com/office/word/2010/wordprocessingGroup">
                    <wpg:wgp>
                      <wpg:cNvGrpSpPr/>
                      <wpg:grpSpPr>
                        <a:xfrm>
                          <a:off x="0" y="0"/>
                          <a:ext cx="5267160" cy="1609920"/>
                          <a:chOff x="0" y="0"/>
                          <a:chExt cx="5267160" cy="1609920"/>
                        </a:xfrm>
                      </wpg:grpSpPr>
                      <wps:wsp>
                        <wps:cNvPr id="10" name="Retângulo Arredondado 10"/>
                        <wps:cNvSpPr/>
                        <wps:spPr>
                          <a:xfrm>
                            <a:off x="2828160" y="0"/>
                            <a:ext cx="2439000" cy="45540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1BEE60C1" w14:textId="77777777" w:rsidR="00CC5A39" w:rsidRDefault="00CC5A39">
                              <w:pPr>
                                <w:overflowPunct w:val="0"/>
                                <w:spacing w:line="240" w:lineRule="auto"/>
                                <w:jc w:val="center"/>
                              </w:pPr>
                              <w:r>
                                <w:rPr>
                                  <w:color w:val="000000"/>
                                  <w:sz w:val="24"/>
                                  <w:szCs w:val="24"/>
                                </w:rPr>
                                <w:t>Abordagem holística</w:t>
                              </w:r>
                            </w:p>
                          </w:txbxContent>
                        </wps:txbx>
                        <wps:bodyPr tIns="91440" bIns="91440" anchor="ctr">
                          <a:noAutofit/>
                        </wps:bodyPr>
                      </wps:wsp>
                      <wps:wsp>
                        <wps:cNvPr id="11" name="Retângulo Arredondado 11"/>
                        <wps:cNvSpPr/>
                        <wps:spPr>
                          <a:xfrm>
                            <a:off x="0" y="560160"/>
                            <a:ext cx="2439000" cy="55044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3588EBA0" w14:textId="77777777" w:rsidR="00CC5A39" w:rsidRDefault="00CC5A39">
                              <w:pPr>
                                <w:overflowPunct w:val="0"/>
                                <w:spacing w:line="240" w:lineRule="auto"/>
                                <w:jc w:val="center"/>
                              </w:pPr>
                              <w:r>
                                <w:rPr>
                                  <w:color w:val="000000"/>
                                  <w:sz w:val="24"/>
                                  <w:szCs w:val="24"/>
                                </w:rPr>
                                <w:t xml:space="preserve">Reconhecimento facial </w:t>
                              </w:r>
                            </w:p>
                          </w:txbxContent>
                        </wps:txbx>
                        <wps:bodyPr tIns="91440" bIns="91440" anchor="ctr">
                          <a:noAutofit/>
                        </wps:bodyPr>
                      </wps:wsp>
                      <wps:wsp>
                        <wps:cNvPr id="12" name="Retângulo Arredondado 12"/>
                        <wps:cNvSpPr/>
                        <wps:spPr>
                          <a:xfrm>
                            <a:off x="2827800" y="606600"/>
                            <a:ext cx="2439000" cy="45576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62F2333E" w14:textId="77777777" w:rsidR="00CC5A39" w:rsidRDefault="00CC5A39">
                              <w:pPr>
                                <w:overflowPunct w:val="0"/>
                                <w:spacing w:line="240" w:lineRule="auto"/>
                                <w:jc w:val="center"/>
                              </w:pPr>
                              <w:r>
                                <w:rPr>
                                  <w:color w:val="000000"/>
                                </w:rPr>
                                <w:t>Abordagem baseada em características</w:t>
                              </w:r>
                            </w:p>
                          </w:txbxContent>
                        </wps:txbx>
                        <wps:bodyPr tIns="91440" bIns="91440" anchor="ctr">
                          <a:noAutofit/>
                        </wps:bodyPr>
                      </wps:wsp>
                      <wps:wsp>
                        <wps:cNvPr id="13" name="Retângulo Arredondado 13"/>
                        <wps:cNvSpPr/>
                        <wps:spPr>
                          <a:xfrm>
                            <a:off x="2828160" y="1154520"/>
                            <a:ext cx="2439000" cy="45540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4D6DA57C" w14:textId="77777777" w:rsidR="00CC5A39" w:rsidRDefault="00CC5A39">
                              <w:pPr>
                                <w:overflowPunct w:val="0"/>
                                <w:spacing w:line="240" w:lineRule="auto"/>
                                <w:jc w:val="center"/>
                              </w:pPr>
                              <w:r>
                                <w:rPr>
                                  <w:color w:val="000000"/>
                                  <w:sz w:val="24"/>
                                  <w:szCs w:val="24"/>
                                </w:rPr>
                                <w:t>Abordagem híbrida</w:t>
                              </w:r>
                            </w:p>
                            <w:p w14:paraId="0272600A" w14:textId="77777777" w:rsidR="00CC5A39" w:rsidRDefault="00CC5A39">
                              <w:pPr>
                                <w:overflowPunct w:val="0"/>
                                <w:spacing w:line="240" w:lineRule="auto"/>
                                <w:jc w:val="center"/>
                              </w:pPr>
                            </w:p>
                          </w:txbxContent>
                        </wps:txbx>
                        <wps:bodyPr tIns="91440" bIns="91440" anchor="ctr">
                          <a:noAutofit/>
                        </wps:bodyPr>
                      </wps:wsp>
                      <wps:wsp>
                        <wps:cNvPr id="14" name="Conector Angulado 14"/>
                        <wps:cNvCnPr/>
                        <wps:spPr>
                          <a:xfrm rot="5400000" flipH="1" flipV="1">
                            <a:off x="1857420" y="-410041"/>
                            <a:ext cx="331560" cy="1607760"/>
                          </a:xfrm>
                          <a:prstGeom prst="bentConnector2">
                            <a:avLst/>
                          </a:pr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15" name="Conector Angulado 15"/>
                        <wps:cNvCnPr/>
                        <wps:spPr>
                          <a:xfrm rot="16200000" flipH="1">
                            <a:off x="1888020" y="442439"/>
                            <a:ext cx="270360" cy="1607760"/>
                          </a:xfrm>
                          <a:prstGeom prst="bentConnector2">
                            <a:avLst/>
                          </a:pr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16" name="Conector Angulado 16"/>
                        <wps:cNvCnPr/>
                        <wps:spPr>
                          <a:xfrm flipV="1">
                            <a:off x="2439720" y="834480"/>
                            <a:ext cx="387360" cy="720"/>
                          </a:xfrm>
                          <a:prstGeom prst="bentConnector3">
                            <a:avLst>
                              <a:gd name="adj1" fmla="val 50000"/>
                            </a:avLst>
                          </a:prstGeom>
                          <a:no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527494F" id="Group 9" o:spid="_x0000_s1033" style="width:414.75pt;height:126.75pt;mso-position-horizontal-relative:char;mso-position-vertical-relative:line" coordsize="52671,1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">
                <v:roundrect id="Retângulo Arredondado 10" o:spid="_x0000_s1034" style="position:absolute;left:28281;width:24390;height:4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" fillcolor="#d9ead3" strokeweight=".26mm">
                  <v:textbox inset=",7.2pt,,7.2pt">
                    <w:txbxContent>
                      <w:p w14:paraId="1BEE60C1" w14:textId="77777777" w:rsidR="00CC5A39" w:rsidRDefault="00CC5A39">
                        <w:pPr>
                          <w:overflowPunct w:val="0"/>
                          <w:spacing w:line="240" w:lineRule="auto"/>
                          <w:jc w:val="center"/>
                        </w:pPr>
                        <w:r>
                          <w:rPr>
                            <w:color w:val="000000"/>
                            <w:sz w:val="24"/>
                            <w:szCs w:val="24"/>
                          </w:rPr>
                          <w:t>Abordagem holística</w:t>
                        </w:r>
                      </w:p>
                    </w:txbxContent>
                  </v:textbox>
                </v:roundrect>
                <v:roundrect id="Retângulo Arredondado 11" o:spid="_x0000_s1035" style="position:absolute;top:5601;width:24390;height:5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" fillcolor="#d9ead3" strokeweight=".26mm">
                  <v:textbox inset=",7.2pt,,7.2pt">
                    <w:txbxContent>
                      <w:p w14:paraId="3588EBA0" w14:textId="77777777" w:rsidR="00CC5A39" w:rsidRDefault="00CC5A39">
                        <w:pPr>
                          <w:overflowPunct w:val="0"/>
                          <w:spacing w:line="240" w:lineRule="auto"/>
                          <w:jc w:val="center"/>
                        </w:pPr>
                        <w:r>
                          <w:rPr>
                            <w:color w:val="000000"/>
                            <w:sz w:val="24"/>
                            <w:szCs w:val="24"/>
                          </w:rPr>
                          <w:t xml:space="preserve">Reconhecimento facial </w:t>
                        </w:r>
                      </w:p>
                    </w:txbxContent>
                  </v:textbox>
                </v:roundrect>
                <v:roundrect id="Retângulo Arredondado 12" o:spid="_x0000_s1036" style="position:absolute;left:28278;top:6066;width:24390;height:4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" fillcolor="#d9ead3" strokeweight=".26mm">
                  <v:textbox inset=",7.2pt,,7.2pt">
                    <w:txbxContent>
                      <w:p w14:paraId="62F2333E" w14:textId="77777777" w:rsidR="00CC5A39" w:rsidRDefault="00CC5A39">
                        <w:pPr>
                          <w:overflowPunct w:val="0"/>
                          <w:spacing w:line="240" w:lineRule="auto"/>
                          <w:jc w:val="center"/>
                        </w:pPr>
                        <w:r>
                          <w:rPr>
                            <w:color w:val="000000"/>
                          </w:rPr>
                          <w:t>Abordagem baseada em características</w:t>
                        </w:r>
                      </w:p>
                    </w:txbxContent>
                  </v:textbox>
                </v:roundrect>
                <v:roundrect id="Retângulo Arredondado 13" o:spid="_x0000_s1037" style="position:absolute;left:28281;top:11545;width:24390;height:4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" fillcolor="#d9ead3" strokeweight=".26mm">
                  <v:textbox inset=",7.2pt,,7.2pt">
                    <w:txbxContent>
                      <w:p w14:paraId="4D6DA57C" w14:textId="77777777" w:rsidR="00CC5A39" w:rsidRDefault="00CC5A39">
                        <w:pPr>
                          <w:overflowPunct w:val="0"/>
                          <w:spacing w:line="240" w:lineRule="auto"/>
                          <w:jc w:val="center"/>
                        </w:pPr>
                        <w:r>
                          <w:rPr>
                            <w:color w:val="000000"/>
                            <w:sz w:val="24"/>
                            <w:szCs w:val="24"/>
                          </w:rPr>
                          <w:t>Abordagem híbrida</w:t>
                        </w:r>
                      </w:p>
                      <w:p w14:paraId="0272600A" w14:textId="77777777" w:rsidR="00CC5A39" w:rsidRDefault="00CC5A39">
                        <w:pPr>
                          <w:overflowPunct w:val="0"/>
                          <w:spacing w:line="240" w:lineRule="auto"/>
                          <w:jc w:val="center"/>
                        </w:pPr>
                      </w:p>
                    </w:txbxContent>
                  </v:textbox>
                </v:roundrect>
                <v:shapetype id="_x0000_t33" coordsize="21600,21600" o:spt="33" o:oned="t" path="m,l21600,r,21600e" filled="f">
                  <v:stroke joinstyle="miter"/>
                  <v:path arrowok="t" fillok="f" o:connecttype="none"/>
                  <o:lock v:ext="edit" shapetype="t"/>
                </v:shapetype>
                <v:shape id="Conector Angulado 14" o:spid="_x0000_s1038" type="#_x0000_t33" style="position:absolute;left:18574;top:-4101;width:3316;height:160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" strokeweight=".26mm">
                  <v:stroke joinstyle="round"/>
                </v:shape>
                <v:shape id="Conector Angulado 15" o:spid="_x0000_s1039" type="#_x0000_t33" style="position:absolute;left:18880;top:4424;width:2703;height:160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" strokeweight=".26mm">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 o:spid="_x0000_s1040" type="#_x0000_t34" style="position:absolute;left:24397;top:8344;width:3873;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" strokeweight=".26mm">
                  <v:stroke joinstyle="round"/>
                </v:shape>
                <w10:anchorlock/>
              </v:group>
            </w:pict>
          </mc:Fallback>
        </mc:AlternateContent>
      </w:r>
      <w:commentRangeEnd w:id="389"/>
      <w:r>
        <w:commentReference w:id="389"/>
      </w:r>
    </w:p>
    <w:p w14:paraId="53E52AF5" w14:textId="37488A72" w:rsidR="000F0E5B" w:rsidRDefault="00126F3B">
      <w:pPr>
        <w:jc w:val="center"/>
      </w:pPr>
      <w:r>
        <w:t>Figura XX – Algumas abordagens de reconhecimento facial para imagens bidimensionais</w:t>
      </w:r>
    </w:p>
    <w:p w14:paraId="19ADD53E" w14:textId="77777777" w:rsidR="000F0E5B" w:rsidRDefault="000F0E5B">
      <w:pPr>
        <w:pStyle w:val="PargrafodaLista"/>
        <w:ind w:left="5040"/>
        <w:jc w:val="left"/>
        <w:rPr>
          <w:b/>
          <w:sz w:val="24"/>
          <w:szCs w:val="24"/>
        </w:rPr>
      </w:pPr>
    </w:p>
    <w:p w14:paraId="3CDA7601" w14:textId="237D3764" w:rsidR="000F0E5B" w:rsidRDefault="00126F3B">
      <w:pPr>
        <w:pStyle w:val="PargrafodaLista"/>
        <w:jc w:val="left"/>
      </w:pPr>
      <w:del w:id="390" w:author="Thais de Souza Simões" w:date="2020-01-21T13:01:00Z">
        <w:r w:rsidDel="00BD543A">
          <w:rPr>
            <w:b/>
            <w:sz w:val="24"/>
            <w:szCs w:val="24"/>
          </w:rPr>
          <w:tab/>
        </w:r>
      </w:del>
      <w:commentRangeStart w:id="391"/>
      <w:r>
        <w:rPr>
          <w:b/>
          <w:sz w:val="24"/>
          <w:szCs w:val="24"/>
        </w:rPr>
        <w:t>Abordagem holística</w:t>
      </w:r>
      <w:commentRangeEnd w:id="391"/>
      <w:r w:rsidR="003E1B05">
        <w:rPr>
          <w:rStyle w:val="Refdecomentrio"/>
        </w:rPr>
        <w:commentReference w:id="391"/>
      </w:r>
    </w:p>
    <w:p w14:paraId="23EDCCF9" w14:textId="77777777" w:rsidR="000F0E5B" w:rsidRDefault="00126F3B">
      <w:r>
        <w:rPr>
          <w:sz w:val="24"/>
          <w:szCs w:val="24"/>
        </w:rPr>
        <w:tab/>
        <w:t>Na abordagem holística o rosto é tratado como um objeto de análise único, não se preocupando em estudar separadamente cada uma das características individuais da face, ou seja, não tratando isoladamente os olhos, a boca, o nariz e etc.</w:t>
      </w:r>
    </w:p>
    <w:p w14:paraId="74DD204E" w14:textId="77777777" w:rsidR="000F0E5B" w:rsidRDefault="00126F3B">
      <w:r>
        <w:rPr>
          <w:sz w:val="24"/>
          <w:szCs w:val="24"/>
        </w:rPr>
        <w:tab/>
        <w:t>O processamento da imagem baseia-se no reconhecimento de pequenos aspectos do rosto inteiro, tomando cuidado ao analisar cada pixel da imagem e calcular a variância entre eles para fazer a classificação.</w:t>
      </w:r>
    </w:p>
    <w:p w14:paraId="622D44D9" w14:textId="77777777" w:rsidR="000F0E5B" w:rsidRDefault="00126F3B">
      <w:r>
        <w:rPr>
          <w:sz w:val="24"/>
          <w:szCs w:val="24"/>
        </w:rPr>
        <w:tab/>
        <w:t xml:space="preserve">Entre os métodos que utilizam essa abordagem estão as análises estatísticas e os que utilizam inteligência artificial. </w:t>
      </w:r>
    </w:p>
    <w:p w14:paraId="7DB7240D" w14:textId="77777777" w:rsidR="000F0E5B" w:rsidRDefault="000F0E5B">
      <w:pPr>
        <w:jc w:val="left"/>
        <w:rPr>
          <w:sz w:val="24"/>
          <w:szCs w:val="24"/>
        </w:rPr>
      </w:pPr>
    </w:p>
    <w:p w14:paraId="75EF0426" w14:textId="77777777" w:rsidR="000F0E5B" w:rsidRDefault="00126F3B">
      <w:pPr>
        <w:pStyle w:val="PargrafodaLista"/>
        <w:jc w:val="left"/>
      </w:pPr>
      <w:r>
        <w:rPr>
          <w:b/>
          <w:sz w:val="24"/>
          <w:szCs w:val="24"/>
        </w:rPr>
        <w:t>Abordagem baseada em características (ou métodos geométricos)</w:t>
      </w:r>
    </w:p>
    <w:p w14:paraId="6D7F28B4" w14:textId="77777777" w:rsidR="000F0E5B" w:rsidRDefault="000F0E5B">
      <w:pPr>
        <w:pStyle w:val="PargrafodaLista"/>
        <w:ind w:left="2160"/>
        <w:jc w:val="left"/>
        <w:rPr>
          <w:sz w:val="24"/>
          <w:szCs w:val="24"/>
        </w:rPr>
      </w:pPr>
    </w:p>
    <w:p w14:paraId="424967D1" w14:textId="77777777" w:rsidR="000F0E5B" w:rsidRDefault="00126F3B">
      <w:r>
        <w:rPr>
          <w:sz w:val="24"/>
          <w:szCs w:val="24"/>
        </w:rPr>
        <w:lastRenderedPageBreak/>
        <w:tab/>
        <w:t>A abordagem baseada em características consiste na ideia de mapear as características individuais do rosto como, olhos, boca e nariz, para fazer o reconhecimento. Em seguida, o processamento da imagem será feito através da relação geométrica entre os pontos criados.</w:t>
      </w:r>
    </w:p>
    <w:p w14:paraId="1520A275" w14:textId="77777777" w:rsidR="000F0E5B" w:rsidRDefault="00126F3B">
      <w:r>
        <w:rPr>
          <w:sz w:val="24"/>
          <w:szCs w:val="24"/>
        </w:rPr>
        <w:tab/>
        <w:t xml:space="preserve">Grafos são utilizados para fazer esse mapeamento e representar a relação entre as características, como na </w:t>
      </w:r>
      <w:commentRangeStart w:id="392"/>
      <w:commentRangeStart w:id="393"/>
      <w:r>
        <w:rPr>
          <w:sz w:val="24"/>
          <w:szCs w:val="24"/>
        </w:rPr>
        <w:t>Figura XX.</w:t>
      </w:r>
      <w:commentRangeEnd w:id="392"/>
      <w:r>
        <w:commentReference w:id="392"/>
      </w:r>
      <w:commentRangeEnd w:id="393"/>
      <w:r w:rsidR="005302E9">
        <w:rPr>
          <w:rStyle w:val="Refdecomentrio"/>
        </w:rPr>
        <w:commentReference w:id="393"/>
      </w:r>
    </w:p>
    <w:p w14:paraId="20051AB4" w14:textId="77777777" w:rsidR="000F0E5B" w:rsidRDefault="000F0E5B">
      <w:pPr>
        <w:jc w:val="left"/>
        <w:rPr>
          <w:sz w:val="24"/>
          <w:szCs w:val="24"/>
        </w:rPr>
      </w:pPr>
    </w:p>
    <w:p w14:paraId="7EDE27B4" w14:textId="77777777" w:rsidR="000F0E5B" w:rsidRDefault="00126F3B">
      <w:pPr>
        <w:jc w:val="center"/>
      </w:pPr>
      <w:r>
        <w:rPr>
          <w:noProof/>
          <w:lang w:eastAsia="pt-BR"/>
        </w:rPr>
        <w:drawing>
          <wp:inline distT="0" distB="0" distL="0" distR="0" wp14:anchorId="2AAFE919" wp14:editId="398E3F58">
            <wp:extent cx="4941570" cy="1666875"/>
            <wp:effectExtent l="0" t="0" r="0" b="0"/>
            <wp:docPr id="4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2"/>
                    <a:stretch>
                      <a:fillRect/>
                    </a:stretch>
                  </pic:blipFill>
                  <pic:spPr bwMode="auto">
                    <a:xfrm>
                      <a:off x="0" y="0"/>
                      <a:ext cx="4941570" cy="1666875"/>
                    </a:xfrm>
                    <a:prstGeom prst="rect">
                      <a:avLst/>
                    </a:prstGeom>
                  </pic:spPr>
                </pic:pic>
              </a:graphicData>
            </a:graphic>
          </wp:inline>
        </w:drawing>
      </w:r>
    </w:p>
    <w:p w14:paraId="2BA62D10" w14:textId="77777777" w:rsidR="000F0E5B" w:rsidRDefault="00126F3B">
      <w:pPr>
        <w:jc w:val="center"/>
      </w:pPr>
      <w:r>
        <w:rPr>
          <w:sz w:val="24"/>
          <w:szCs w:val="24"/>
        </w:rPr>
        <w:t>Figura XX – Grafos mapeando o método por características</w:t>
      </w:r>
    </w:p>
    <w:p w14:paraId="211B7E47" w14:textId="77777777" w:rsidR="000F0E5B" w:rsidRDefault="000F0E5B">
      <w:pPr>
        <w:jc w:val="center"/>
        <w:rPr>
          <w:sz w:val="24"/>
          <w:szCs w:val="24"/>
        </w:rPr>
      </w:pPr>
    </w:p>
    <w:p w14:paraId="36C83DDD" w14:textId="4A7AC44F" w:rsidR="000F0E5B" w:rsidRDefault="00126F3B">
      <w:pPr>
        <w:pStyle w:val="PargrafodaLista"/>
        <w:jc w:val="left"/>
      </w:pPr>
      <w:del w:id="394" w:author="Thais de Souza Simões" w:date="2020-01-21T13:02:00Z">
        <w:r w:rsidDel="008B4F74">
          <w:rPr>
            <w:b/>
            <w:sz w:val="24"/>
            <w:szCs w:val="24"/>
          </w:rPr>
          <w:tab/>
        </w:r>
      </w:del>
      <w:commentRangeStart w:id="395"/>
      <w:r>
        <w:rPr>
          <w:b/>
          <w:sz w:val="24"/>
          <w:szCs w:val="24"/>
        </w:rPr>
        <w:t>Abordagem híbrida</w:t>
      </w:r>
      <w:commentRangeEnd w:id="395"/>
      <w:r>
        <w:commentReference w:id="395"/>
      </w:r>
    </w:p>
    <w:p w14:paraId="3AFA197B" w14:textId="77777777" w:rsidR="000F0E5B" w:rsidRDefault="000F0E5B">
      <w:pPr>
        <w:rPr>
          <w:sz w:val="24"/>
          <w:szCs w:val="24"/>
        </w:rPr>
      </w:pPr>
    </w:p>
    <w:p w14:paraId="27B0677D" w14:textId="77777777" w:rsidR="000F0E5B" w:rsidRDefault="00126F3B">
      <w:r>
        <w:rPr>
          <w:sz w:val="24"/>
          <w:szCs w:val="24"/>
        </w:rPr>
        <w:tab/>
        <w:t>Como o próprio nome já diz, a abordagem híbrida é uma mistura de técnica utilizadas na abordagem holística e na abordagem baseada em características. É o que mais se aproxima do conceito humano, uma vez que as pessoas são capazes de identificar pessoas por características individuais ou pelo rosto inteiro. A ideia é conseguir aproveitar o melhor das duas técnicas e criar novos algoritmos mais eficientes e robustos.</w:t>
      </w:r>
    </w:p>
    <w:p w14:paraId="357EFE27" w14:textId="77777777" w:rsidR="000F0E5B" w:rsidRDefault="000F0E5B">
      <w:pPr>
        <w:rPr>
          <w:sz w:val="24"/>
          <w:szCs w:val="24"/>
        </w:rPr>
      </w:pPr>
    </w:p>
    <w:p w14:paraId="63E8EC8B" w14:textId="50F38B8B" w:rsidR="000F0E5B" w:rsidRDefault="00126F3B">
      <w:r>
        <w:rPr>
          <w:sz w:val="24"/>
          <w:szCs w:val="24"/>
        </w:rPr>
        <w:t xml:space="preserve">Após o entendimento de como funciona o reconhecimento facial, </w:t>
      </w:r>
      <w:commentRangeStart w:id="396"/>
      <w:r>
        <w:rPr>
          <w:sz w:val="24"/>
          <w:szCs w:val="24"/>
        </w:rPr>
        <w:t>percebe-se que se trata de uma ferramenta poderosa que pode ir muito além da área de segurança, expandido para outros mercados, como marketing e automatização de tarefas</w:t>
      </w:r>
      <w:commentRangeEnd w:id="396"/>
      <w:r w:rsidR="005302E9">
        <w:rPr>
          <w:rStyle w:val="Refdecomentrio"/>
        </w:rPr>
        <w:commentReference w:id="396"/>
      </w:r>
      <w:r>
        <w:rPr>
          <w:sz w:val="24"/>
          <w:szCs w:val="24"/>
        </w:rPr>
        <w:t>. O próximo capítulo discute, com foco em segurança pública, sobre aplicações de reconhecimento facial no dia a dia.</w:t>
      </w:r>
    </w:p>
    <w:p w14:paraId="79C76A2F" w14:textId="77777777" w:rsidR="000F0E5B" w:rsidRDefault="000F0E5B">
      <w:pPr>
        <w:rPr>
          <w:sz w:val="24"/>
          <w:szCs w:val="24"/>
        </w:rPr>
      </w:pPr>
    </w:p>
    <w:p w14:paraId="4125CC15" w14:textId="7D7766EF" w:rsidR="008B4F74" w:rsidRPr="008B4F74" w:rsidRDefault="00126F3B">
      <w:pPr>
        <w:pStyle w:val="PargrafodaLista"/>
        <w:numPr>
          <w:ilvl w:val="0"/>
          <w:numId w:val="1"/>
        </w:numPr>
        <w:rPr>
          <w:ins w:id="397" w:author="Thais de Souza Simões" w:date="2020-01-21T13:06:00Z"/>
          <w:rPrChange w:id="398" w:author="Thais de Souza Simões" w:date="2020-01-21T13:06:00Z">
            <w:rPr>
              <w:ins w:id="399" w:author="Thais de Souza Simões" w:date="2020-01-21T13:06:00Z"/>
              <w:sz w:val="24"/>
              <w:szCs w:val="24"/>
            </w:rPr>
          </w:rPrChange>
        </w:rPr>
      </w:pPr>
      <w:commentRangeStart w:id="400"/>
      <w:commentRangeStart w:id="401"/>
      <w:del w:id="402" w:author="Thais de Souza Simões" w:date="2020-01-21T13:06:00Z">
        <w:r w:rsidDel="008B4F74">
          <w:rPr>
            <w:sz w:val="24"/>
            <w:szCs w:val="24"/>
          </w:rPr>
          <w:delText xml:space="preserve">Revisão </w:delText>
        </w:r>
      </w:del>
      <w:ins w:id="403" w:author="Thais de Souza Simões" w:date="2020-01-21T13:06:00Z">
        <w:r w:rsidR="008B4F74">
          <w:rPr>
            <w:sz w:val="24"/>
            <w:szCs w:val="24"/>
          </w:rPr>
          <w:t>Aplicações de Reconhecimento Facial</w:t>
        </w:r>
      </w:ins>
      <w:del w:id="404" w:author="Thais de Souza Simões" w:date="2020-01-21T13:07:00Z">
        <w:r w:rsidDel="008B4F74">
          <w:rPr>
            <w:sz w:val="24"/>
            <w:szCs w:val="24"/>
          </w:rPr>
          <w:delText>Bibliográfica</w:delText>
        </w:r>
      </w:del>
      <w:commentRangeEnd w:id="400"/>
      <w:r>
        <w:commentReference w:id="400"/>
      </w:r>
      <w:commentRangeEnd w:id="401"/>
    </w:p>
    <w:p w14:paraId="7241772C" w14:textId="572F0027" w:rsidR="000F0E5B" w:rsidRDefault="00947A99">
      <w:pPr>
        <w:pStyle w:val="PargrafodaLista"/>
        <w:pPrChange w:id="405" w:author="Thais de Souza Simões" w:date="2020-01-21T13:06:00Z">
          <w:pPr>
            <w:pStyle w:val="PargrafodaLista"/>
            <w:numPr>
              <w:numId w:val="1"/>
            </w:numPr>
            <w:ind w:hanging="360"/>
          </w:pPr>
        </w:pPrChange>
      </w:pPr>
      <w:r>
        <w:rPr>
          <w:rStyle w:val="Refdecomentrio"/>
        </w:rPr>
        <w:commentReference w:id="401"/>
      </w:r>
    </w:p>
    <w:p w14:paraId="674832EF" w14:textId="68B4DC07" w:rsidR="008B4F74" w:rsidRDefault="00126F3B">
      <w:pPr>
        <w:rPr>
          <w:ins w:id="406" w:author="Thais de Souza Simões" w:date="2020-01-21T13:08:00Z"/>
          <w:sz w:val="24"/>
          <w:szCs w:val="24"/>
        </w:rPr>
      </w:pPr>
      <w:r>
        <w:rPr>
          <w:sz w:val="24"/>
          <w:szCs w:val="24"/>
        </w:rPr>
        <w:t>Este capítulo tem por objetivo introduzir algumas aplicações de reconhecimento facial, focando principalmente, porém não exclusivamente, em segurança pública. A abordagem estará separada em duas categorias diferentes, reconhecimento facial p</w:t>
      </w:r>
      <w:ins w:id="407" w:author="Thaíla Gomes" w:date="2020-01-17T22:26:00Z">
        <w:r w:rsidR="003E1B05">
          <w:rPr>
            <w:sz w:val="24"/>
            <w:szCs w:val="24"/>
          </w:rPr>
          <w:t>a</w:t>
        </w:r>
      </w:ins>
      <w:r>
        <w:rPr>
          <w:sz w:val="24"/>
          <w:szCs w:val="24"/>
        </w:rPr>
        <w:t xml:space="preserve">ra segurança pública e </w:t>
      </w:r>
      <w:r>
        <w:rPr>
          <w:sz w:val="24"/>
          <w:szCs w:val="24"/>
        </w:rPr>
        <w:lastRenderedPageBreak/>
        <w:t xml:space="preserve">reconhecimento facial para outros segmentos, e visa esclarecer as principais similaridades e diferenças entre elas. </w:t>
      </w:r>
    </w:p>
    <w:p w14:paraId="7D69E676" w14:textId="77777777" w:rsidR="008B4F74" w:rsidRDefault="008B4F74">
      <w:pPr>
        <w:rPr>
          <w:ins w:id="408" w:author="Thais de Souza Simões" w:date="2020-01-21T13:03:00Z"/>
          <w:sz w:val="24"/>
          <w:szCs w:val="24"/>
        </w:rPr>
      </w:pPr>
    </w:p>
    <w:p w14:paraId="5485B49D" w14:textId="310D1B7F" w:rsidR="000F0E5B" w:rsidRPr="008B4F74" w:rsidRDefault="00126F3B">
      <w:pPr>
        <w:pStyle w:val="PargrafodaLista"/>
        <w:numPr>
          <w:ilvl w:val="1"/>
          <w:numId w:val="1"/>
        </w:numPr>
        <w:rPr>
          <w:ins w:id="409" w:author="Thais de Souza Simões" w:date="2020-01-21T13:04:00Z"/>
          <w:b/>
          <w:sz w:val="24"/>
          <w:szCs w:val="24"/>
          <w:rPrChange w:id="410" w:author="Thais de Souza Simões" w:date="2020-01-21T13:12:00Z">
            <w:rPr>
              <w:ins w:id="411" w:author="Thais de Souza Simões" w:date="2020-01-21T13:04:00Z"/>
              <w:sz w:val="24"/>
              <w:szCs w:val="24"/>
            </w:rPr>
          </w:rPrChange>
        </w:rPr>
        <w:pPrChange w:id="412" w:author="Thais de Souza Simões" w:date="2020-01-21T13:12:00Z">
          <w:pPr/>
        </w:pPrChange>
      </w:pPr>
      <w:r w:rsidRPr="008B4F74">
        <w:rPr>
          <w:b/>
          <w:sz w:val="24"/>
          <w:szCs w:val="24"/>
          <w:rPrChange w:id="413" w:author="Thais de Souza Simões" w:date="2020-01-21T13:12:00Z">
            <w:rPr>
              <w:sz w:val="24"/>
              <w:szCs w:val="24"/>
            </w:rPr>
          </w:rPrChange>
        </w:rPr>
        <w:t>Reconhecimento facial para segurança pública</w:t>
      </w:r>
    </w:p>
    <w:p w14:paraId="69F0D52D" w14:textId="77777777" w:rsidR="008B4F74" w:rsidRDefault="008B4F74"/>
    <w:p w14:paraId="286EDEF3" w14:textId="62BB289D" w:rsidR="000F0E5B" w:rsidRDefault="00126F3B">
      <w:pPr>
        <w:pStyle w:val="PargrafodaLista"/>
        <w:ind w:left="0" w:firstLine="708"/>
      </w:pPr>
      <w:r>
        <w:rPr>
          <w:sz w:val="24"/>
          <w:szCs w:val="24"/>
        </w:rPr>
        <w:t>Segundo a Secretaria Estadual de Desenvolvimento Social e Direitos Humanos do Rio de Janeiro</w:t>
      </w:r>
      <w:ins w:id="414" w:author="Thais de Souza Simões" w:date="2020-01-21T13:09:00Z">
        <w:r w:rsidR="008B4F74">
          <w:rPr>
            <w:sz w:val="24"/>
            <w:szCs w:val="24"/>
          </w:rPr>
          <w:t xml:space="preserve"> </w:t>
        </w:r>
      </w:ins>
      <w:commentRangeStart w:id="415"/>
      <w:r>
        <w:rPr>
          <w:sz w:val="24"/>
          <w:szCs w:val="24"/>
        </w:rPr>
        <w:t xml:space="preserve">(agosto/2019), </w:t>
      </w:r>
      <w:commentRangeEnd w:id="415"/>
      <w:r>
        <w:commentReference w:id="415"/>
      </w:r>
      <w:r>
        <w:rPr>
          <w:sz w:val="24"/>
          <w:szCs w:val="24"/>
        </w:rPr>
        <w:t>o estado possui em torno de 15 (quinze) pessoas desaparecidas por dia, o que soma mais de 400 (quatrocentas) pessoas em um mês. No país inteiro</w:t>
      </w:r>
      <w:commentRangeStart w:id="416"/>
      <w:r>
        <w:rPr>
          <w:sz w:val="24"/>
          <w:szCs w:val="24"/>
        </w:rPr>
        <w:t xml:space="preserve">, os valores chegam a 8 (oito) pessoas desaparecidas por hora. </w:t>
      </w:r>
      <w:commentRangeEnd w:id="416"/>
      <w:r>
        <w:commentReference w:id="416"/>
      </w:r>
    </w:p>
    <w:p w14:paraId="406BEA0B" w14:textId="0BD261F2" w:rsidR="000F0E5B" w:rsidRDefault="00126F3B">
      <w:pPr>
        <w:pStyle w:val="PargrafodaLista"/>
        <w:ind w:left="0" w:firstLine="708"/>
      </w:pPr>
      <w:r>
        <w:rPr>
          <w:sz w:val="24"/>
          <w:szCs w:val="24"/>
        </w:rPr>
        <w:t>Com números tão expressivos, iniciativas de aliar tecnologia à inteligência da polícia surgiram por todo o país, possibilitando a criação de aplicativos para celular, como as delegacias virtuais, e realizando pesquisas que envolvem reconhecimento facial para a consultar os bancos de dados da polícia, como o aplicativo criado por Vinícius Rodrigues, aluno da Universidade Federal do Estado do Rio de Janeiro (UNIRIO) [x].</w:t>
      </w:r>
    </w:p>
    <w:p w14:paraId="06FE72B4" w14:textId="7FD1D962" w:rsidR="000F0E5B" w:rsidDel="009830B6" w:rsidRDefault="00126F3B">
      <w:pPr>
        <w:ind w:left="708"/>
        <w:rPr>
          <w:del w:id="417" w:author="Thais de Souza Simões" w:date="2020-01-21T13:12:00Z"/>
        </w:rPr>
      </w:pPr>
      <w:del w:id="418" w:author="Thais de Souza Simões" w:date="2020-01-21T13:12:00Z">
        <w:r w:rsidDel="009830B6">
          <w:rPr>
            <w:sz w:val="24"/>
            <w:szCs w:val="24"/>
          </w:rPr>
          <w:delText>Este trabalho abordará a apresentação de aplicações do reconhecimento facial em segurança pública em duas categorias diferentes:</w:delText>
        </w:r>
      </w:del>
    </w:p>
    <w:p w14:paraId="6A831A89" w14:textId="721EA6FC" w:rsidR="000F0E5B" w:rsidDel="009830B6" w:rsidRDefault="00A75AB4">
      <w:pPr>
        <w:ind w:left="708"/>
        <w:rPr>
          <w:del w:id="419" w:author="Thais de Souza Simões" w:date="2020-01-21T13:12:00Z"/>
        </w:rPr>
        <w:pPrChange w:id="420" w:author="Thaíla Gomes" w:date="2020-01-17T22:27:00Z">
          <w:pPr>
            <w:pStyle w:val="PargrafodaLista"/>
            <w:numPr>
              <w:numId w:val="6"/>
            </w:numPr>
            <w:spacing w:after="160"/>
            <w:ind w:left="1428" w:hanging="360"/>
          </w:pPr>
        </w:pPrChange>
      </w:pPr>
      <w:ins w:id="421" w:author="Thaíla Gomes" w:date="2020-01-17T22:27:00Z">
        <w:del w:id="422" w:author="Thais de Souza Simões" w:date="2020-01-21T13:12:00Z">
          <w:r w:rsidDel="009830B6">
            <w:rPr>
              <w:sz w:val="24"/>
              <w:szCs w:val="24"/>
            </w:rPr>
            <w:delText xml:space="preserve"> </w:delText>
          </w:r>
        </w:del>
      </w:ins>
      <w:commentRangeStart w:id="423"/>
      <w:del w:id="424" w:author="Thais de Souza Simões" w:date="2020-01-21T13:12:00Z">
        <w:r w:rsidR="00126F3B" w:rsidDel="009830B6">
          <w:rPr>
            <w:sz w:val="24"/>
            <w:szCs w:val="24"/>
          </w:rPr>
          <w:delText>Reconhecimento facial em vídeos</w:delText>
        </w:r>
      </w:del>
      <w:ins w:id="425" w:author="Thaíla Gomes" w:date="2020-01-17T22:27:00Z">
        <w:del w:id="426" w:author="Thais de Souza Simões" w:date="2020-01-21T13:12:00Z">
          <w:r w:rsidDel="009830B6">
            <w:rPr>
              <w:sz w:val="24"/>
              <w:szCs w:val="24"/>
            </w:rPr>
            <w:delText xml:space="preserve"> e</w:delText>
          </w:r>
        </w:del>
      </w:ins>
    </w:p>
    <w:p w14:paraId="429DEDFC" w14:textId="1FEC2F58" w:rsidR="000F0E5B" w:rsidDel="009830B6" w:rsidRDefault="00126F3B">
      <w:pPr>
        <w:ind w:left="708"/>
        <w:rPr>
          <w:del w:id="427" w:author="Thais de Souza Simões" w:date="2020-01-21T13:12:00Z"/>
        </w:rPr>
        <w:pPrChange w:id="428" w:author="Thaíla Gomes" w:date="2020-01-17T22:27:00Z">
          <w:pPr>
            <w:pStyle w:val="PargrafodaLista"/>
            <w:numPr>
              <w:numId w:val="6"/>
            </w:numPr>
            <w:spacing w:after="160"/>
            <w:ind w:left="1428" w:hanging="360"/>
          </w:pPr>
        </w:pPrChange>
      </w:pPr>
      <w:del w:id="429" w:author="Thais de Souza Simões" w:date="2020-01-21T13:12:00Z">
        <w:r w:rsidDel="009830B6">
          <w:rPr>
            <w:sz w:val="24"/>
            <w:szCs w:val="24"/>
          </w:rPr>
          <w:delText>R</w:delText>
        </w:r>
      </w:del>
      <w:ins w:id="430" w:author="Thaíla Gomes" w:date="2020-01-17T22:27:00Z">
        <w:del w:id="431" w:author="Thais de Souza Simões" w:date="2020-01-21T13:12:00Z">
          <w:r w:rsidR="00A75AB4" w:rsidDel="009830B6">
            <w:rPr>
              <w:sz w:val="24"/>
              <w:szCs w:val="24"/>
            </w:rPr>
            <w:delText xml:space="preserve"> r</w:delText>
          </w:r>
        </w:del>
      </w:ins>
      <w:del w:id="432" w:author="Thais de Souza Simões" w:date="2020-01-21T13:12:00Z">
        <w:r w:rsidDel="009830B6">
          <w:rPr>
            <w:sz w:val="24"/>
            <w:szCs w:val="24"/>
          </w:rPr>
          <w:delText>econhecimento facial em aplicações</w:delText>
        </w:r>
        <w:commentRangeEnd w:id="423"/>
        <w:r w:rsidR="00A75AB4" w:rsidDel="009830B6">
          <w:rPr>
            <w:rStyle w:val="Refdecomentrio"/>
          </w:rPr>
          <w:commentReference w:id="423"/>
        </w:r>
      </w:del>
      <w:ins w:id="433" w:author="Thaíla Gomes" w:date="2020-01-17T22:27:00Z">
        <w:del w:id="434" w:author="Thais de Souza Simões" w:date="2020-01-21T13:12:00Z">
          <w:r w:rsidR="00A75AB4" w:rsidDel="009830B6">
            <w:rPr>
              <w:sz w:val="24"/>
              <w:szCs w:val="24"/>
            </w:rPr>
            <w:delText>.</w:delText>
          </w:r>
        </w:del>
      </w:ins>
    </w:p>
    <w:p w14:paraId="3FBFABD2" w14:textId="42E0FA57" w:rsidR="000F0E5B" w:rsidDel="009830B6" w:rsidRDefault="000F0E5B">
      <w:pPr>
        <w:pStyle w:val="PargrafodaLista"/>
        <w:ind w:left="0" w:firstLine="708"/>
        <w:rPr>
          <w:del w:id="435" w:author="Thais de Souza Simões" w:date="2020-01-21T13:12:00Z"/>
          <w:sz w:val="24"/>
          <w:szCs w:val="24"/>
        </w:rPr>
      </w:pPr>
    </w:p>
    <w:p w14:paraId="7F55E322" w14:textId="77777777" w:rsidR="009830B6" w:rsidRDefault="009830B6">
      <w:pPr>
        <w:spacing w:after="160"/>
        <w:rPr>
          <w:ins w:id="436" w:author="Thais de Souza Simões" w:date="2020-01-21T13:12:00Z"/>
          <w:sz w:val="24"/>
          <w:szCs w:val="24"/>
        </w:rPr>
        <w:pPrChange w:id="437" w:author="Thais de Souza Simões" w:date="2020-01-21T13:12:00Z">
          <w:pPr>
            <w:pStyle w:val="PargrafodaLista"/>
            <w:numPr>
              <w:ilvl w:val="2"/>
              <w:numId w:val="1"/>
            </w:numPr>
            <w:spacing w:after="160"/>
            <w:ind w:left="2160" w:hanging="360"/>
          </w:pPr>
        </w:pPrChange>
      </w:pPr>
    </w:p>
    <w:p w14:paraId="372F77DF" w14:textId="1CF789C9" w:rsidR="000F0E5B" w:rsidRDefault="00126F3B">
      <w:pPr>
        <w:spacing w:after="160"/>
        <w:rPr>
          <w:ins w:id="438" w:author="Thais de Souza Simões" w:date="2020-01-21T13:12:00Z"/>
          <w:b/>
          <w:sz w:val="24"/>
          <w:szCs w:val="24"/>
        </w:rPr>
        <w:pPrChange w:id="439" w:author="Thais de Souza Simões" w:date="2020-01-21T13:12:00Z">
          <w:pPr>
            <w:pStyle w:val="PargrafodaLista"/>
            <w:numPr>
              <w:ilvl w:val="2"/>
              <w:numId w:val="1"/>
            </w:numPr>
            <w:spacing w:after="160"/>
            <w:ind w:left="2160" w:hanging="360"/>
          </w:pPr>
        </w:pPrChange>
      </w:pPr>
      <w:r w:rsidRPr="009830B6">
        <w:rPr>
          <w:b/>
          <w:sz w:val="24"/>
          <w:szCs w:val="24"/>
          <w:rPrChange w:id="440" w:author="Thais de Souza Simões" w:date="2020-01-21T13:12:00Z">
            <w:rPr/>
          </w:rPrChange>
        </w:rPr>
        <w:t xml:space="preserve"> Reconhecimento </w:t>
      </w:r>
      <w:commentRangeStart w:id="441"/>
      <w:r w:rsidRPr="009830B6">
        <w:rPr>
          <w:b/>
          <w:sz w:val="24"/>
          <w:szCs w:val="24"/>
          <w:rPrChange w:id="442" w:author="Thais de Souza Simões" w:date="2020-01-21T13:12:00Z">
            <w:rPr/>
          </w:rPrChange>
        </w:rPr>
        <w:t xml:space="preserve">facial </w:t>
      </w:r>
      <w:commentRangeEnd w:id="441"/>
      <w:r w:rsidR="00D76E78" w:rsidRPr="009830B6">
        <w:rPr>
          <w:rStyle w:val="Refdecomentrio"/>
          <w:b/>
          <w:rPrChange w:id="443" w:author="Thais de Souza Simões" w:date="2020-01-21T13:12:00Z">
            <w:rPr>
              <w:rStyle w:val="Refdecomentrio"/>
            </w:rPr>
          </w:rPrChange>
        </w:rPr>
        <w:commentReference w:id="441"/>
      </w:r>
      <w:r w:rsidRPr="009830B6">
        <w:rPr>
          <w:b/>
          <w:sz w:val="24"/>
          <w:szCs w:val="24"/>
          <w:rPrChange w:id="444" w:author="Thais de Souza Simões" w:date="2020-01-21T13:12:00Z">
            <w:rPr/>
          </w:rPrChange>
        </w:rPr>
        <w:t xml:space="preserve">por vídeo </w:t>
      </w:r>
    </w:p>
    <w:p w14:paraId="5F6DB65D" w14:textId="77777777" w:rsidR="009830B6" w:rsidRPr="009830B6" w:rsidRDefault="009830B6">
      <w:pPr>
        <w:spacing w:after="160"/>
        <w:rPr>
          <w:b/>
          <w:sz w:val="24"/>
          <w:szCs w:val="24"/>
          <w:rPrChange w:id="445" w:author="Thais de Souza Simões" w:date="2020-01-21T13:12:00Z">
            <w:rPr/>
          </w:rPrChange>
        </w:rPr>
        <w:pPrChange w:id="446" w:author="Thais de Souza Simões" w:date="2020-01-21T13:12:00Z">
          <w:pPr>
            <w:pStyle w:val="PargrafodaLista"/>
            <w:numPr>
              <w:ilvl w:val="2"/>
              <w:numId w:val="1"/>
            </w:numPr>
            <w:spacing w:after="160"/>
            <w:ind w:left="2160" w:hanging="360"/>
          </w:pPr>
        </w:pPrChange>
      </w:pPr>
    </w:p>
    <w:p w14:paraId="33168506" w14:textId="3A73DA4D" w:rsidR="000F0E5B" w:rsidRDefault="00126F3B">
      <w:pPr>
        <w:ind w:firstLine="708"/>
      </w:pPr>
      <w:r>
        <w:rPr>
          <w:sz w:val="24"/>
          <w:szCs w:val="24"/>
        </w:rPr>
        <w:t xml:space="preserve">Atualmente existe uma grande quantidade de câmeras de segurança espalhadas por centros com grande circulação. Essa constante vigilância, aliada ao poder do reconhecimento facial pode se tornar um grande facilitador na hora da busca por pessoas. </w:t>
      </w:r>
      <w:commentRangeStart w:id="447"/>
      <w:r>
        <w:rPr>
          <w:sz w:val="24"/>
          <w:szCs w:val="24"/>
        </w:rPr>
        <w:t>Soussa et al [x]</w:t>
      </w:r>
      <w:commentRangeEnd w:id="447"/>
      <w:r>
        <w:commentReference w:id="447"/>
      </w:r>
      <w:r>
        <w:rPr>
          <w:sz w:val="24"/>
          <w:szCs w:val="24"/>
        </w:rPr>
        <w:t xml:space="preserve"> apresenta a utilização dessas câmeras de segurança no processo de busca de pessoas desaparecidas e no auxílio de investigações criminais utilizando uma das primeiras técnicas bem sucedidas de reconhecimento facial, o </w:t>
      </w:r>
      <w:commentRangeStart w:id="448"/>
      <w:r>
        <w:rPr>
          <w:i/>
          <w:sz w:val="24"/>
          <w:szCs w:val="24"/>
        </w:rPr>
        <w:t>eigenfaces</w:t>
      </w:r>
      <w:commentRangeStart w:id="449"/>
      <w:commentRangeEnd w:id="448"/>
      <w:r>
        <w:commentReference w:id="448"/>
      </w:r>
      <w:r>
        <w:rPr>
          <w:i/>
          <w:sz w:val="24"/>
          <w:szCs w:val="24"/>
        </w:rPr>
        <w:t>¹.</w:t>
      </w:r>
      <w:commentRangeEnd w:id="449"/>
      <w:r>
        <w:commentReference w:id="449"/>
      </w:r>
      <w:r>
        <w:rPr>
          <w:i/>
          <w:sz w:val="24"/>
          <w:szCs w:val="24"/>
        </w:rPr>
        <w:t xml:space="preserve">  </w:t>
      </w:r>
      <w:r>
        <w:rPr>
          <w:sz w:val="24"/>
          <w:szCs w:val="24"/>
        </w:rPr>
        <w:t xml:space="preserve">Em 2019, no Rio de Janeiro foi comprovada a eficiência </w:t>
      </w:r>
      <w:r w:rsidR="004602B7">
        <w:rPr>
          <w:sz w:val="24"/>
          <w:szCs w:val="24"/>
        </w:rPr>
        <w:t xml:space="preserve">dessa </w:t>
      </w:r>
      <w:r>
        <w:rPr>
          <w:sz w:val="24"/>
          <w:szCs w:val="24"/>
        </w:rPr>
        <w:t>sugestão quando foram utilizadas com sucesso imagens de câmeras de segurança no processo de investigação, em casos voltados para a política de segurança pública.</w:t>
      </w:r>
    </w:p>
    <w:p w14:paraId="01F9F6F3" w14:textId="4313BEE0" w:rsidR="000F0E5B" w:rsidRDefault="00126F3B">
      <w:pPr>
        <w:ind w:firstLine="708"/>
      </w:pPr>
      <w:r>
        <w:rPr>
          <w:sz w:val="24"/>
          <w:szCs w:val="24"/>
        </w:rPr>
        <w:t>Diferente de uma fotografia que pode ser tirada em condições ideias</w:t>
      </w:r>
      <w:r w:rsidR="004602B7">
        <w:rPr>
          <w:sz w:val="24"/>
          <w:szCs w:val="24"/>
        </w:rPr>
        <w:t>:</w:t>
      </w:r>
      <w:r>
        <w:rPr>
          <w:sz w:val="24"/>
          <w:szCs w:val="24"/>
        </w:rPr>
        <w:t xml:space="preserve"> </w:t>
      </w:r>
      <w:r w:rsidR="004602B7">
        <w:rPr>
          <w:sz w:val="24"/>
          <w:szCs w:val="24"/>
        </w:rPr>
        <w:t>uma imagem frontal</w:t>
      </w:r>
      <w:r>
        <w:rPr>
          <w:sz w:val="24"/>
          <w:szCs w:val="24"/>
        </w:rPr>
        <w:t xml:space="preserve">, com o rosto </w:t>
      </w:r>
      <w:r w:rsidR="004602B7">
        <w:rPr>
          <w:sz w:val="24"/>
          <w:szCs w:val="24"/>
        </w:rPr>
        <w:t xml:space="preserve">livre de </w:t>
      </w:r>
      <w:r>
        <w:rPr>
          <w:sz w:val="24"/>
          <w:szCs w:val="24"/>
        </w:rPr>
        <w:t>acessórios e com o fundo menos ruidoso possível, o reconhecimento facial em vídeo, não costuma dispor de uma imagem nessas condições.</w:t>
      </w:r>
    </w:p>
    <w:p w14:paraId="6D836B7E" w14:textId="77777777" w:rsidR="000F0E5B" w:rsidRDefault="00126F3B">
      <w:pPr>
        <w:pStyle w:val="PargrafodaLista"/>
        <w:ind w:left="0" w:firstLine="708"/>
      </w:pPr>
      <w:r>
        <w:rPr>
          <w:sz w:val="24"/>
          <w:szCs w:val="24"/>
        </w:rPr>
        <w:t xml:space="preserve">Para ter uma visão melhor dos arredores, essas câmeras costumam estar localizadas em uma altura elevada, possuindo uma visão ligeiramente inclinada das pessoas. Além disso, questões como iluminação, qualidade de vídeo, posicionamento de face e vestimentas/acessórios podem impedir o algoritmo de reconhecer um rosto. Em casos de ruas </w:t>
      </w:r>
      <w:r>
        <w:rPr>
          <w:sz w:val="24"/>
          <w:szCs w:val="24"/>
        </w:rPr>
        <w:lastRenderedPageBreak/>
        <w:t>muito movimentadas, o sistema deve ser capaz de reconhecer dezenas de transeuntes ao mesmo tempo.</w:t>
      </w:r>
    </w:p>
    <w:p w14:paraId="65BFA8D9" w14:textId="2337EF41" w:rsidR="000F0E5B" w:rsidRDefault="00126F3B">
      <w:pPr>
        <w:ind w:firstLine="708"/>
      </w:pPr>
      <w:r>
        <w:rPr>
          <w:sz w:val="24"/>
          <w:szCs w:val="24"/>
        </w:rPr>
        <w:tab/>
        <w:t>O processo de reconhecimento em vídeo, porém, não é de todo muito diferente do reconhecimento de uma fotografia, uma vez que o algoritmo trabalha verificando cada quadro (</w:t>
      </w:r>
      <w:r>
        <w:rPr>
          <w:i/>
          <w:sz w:val="24"/>
          <w:szCs w:val="24"/>
        </w:rPr>
        <w:t>frame)</w:t>
      </w:r>
      <w:r>
        <w:rPr>
          <w:sz w:val="24"/>
          <w:szCs w:val="24"/>
        </w:rPr>
        <w:t xml:space="preserve"> como se fosse uma imagem estática.</w:t>
      </w:r>
      <w:del w:id="450" w:author="Thais de Souza Simões" w:date="2019-11-04T11:58:00Z">
        <w:r w:rsidDel="004602B7">
          <w:rPr>
            <w:sz w:val="24"/>
            <w:szCs w:val="24"/>
          </w:rPr>
          <w:delText xml:space="preserve"> </w:delText>
        </w:r>
      </w:del>
      <w:r w:rsidR="004602B7">
        <w:rPr>
          <w:sz w:val="24"/>
          <w:szCs w:val="24"/>
        </w:rPr>
        <w:t xml:space="preserve"> Após o reconhecimento de uma pessoa, para que a marcação do identificador seja feita de maneira constante em um vídeo, como na Figura XX, o algoritmo aplicará o classificador em todos os frames seguintes até o rosto sair d</w:t>
      </w:r>
      <w:r w:rsidR="00E03068">
        <w:rPr>
          <w:sz w:val="24"/>
          <w:szCs w:val="24"/>
        </w:rPr>
        <w:t>o alcance da câmera</w:t>
      </w:r>
      <w:r>
        <w:rPr>
          <w:sz w:val="24"/>
          <w:szCs w:val="24"/>
        </w:rPr>
        <w:t xml:space="preserve">. Para tratar da análise de vários rostos ao mesmo tempo, é preciso que o algoritmo seja multi-instanciado de modo que consiga rodar paralelamente o algoritmo para cara rosto na imagem. </w:t>
      </w:r>
    </w:p>
    <w:p w14:paraId="7642EAAA" w14:textId="77777777" w:rsidR="000F0E5B" w:rsidRPr="00A2060C" w:rsidRDefault="000F0E5B" w:rsidP="00A2060C">
      <w:pPr>
        <w:rPr>
          <w:sz w:val="24"/>
          <w:szCs w:val="24"/>
          <w:lang w:eastAsia="pt-BR"/>
        </w:rPr>
      </w:pPr>
    </w:p>
    <w:p w14:paraId="00316BA1" w14:textId="77777777" w:rsidR="000F0E5B" w:rsidRDefault="00126F3B" w:rsidP="0089140C">
      <w:pPr>
        <w:pStyle w:val="PargrafodaLista"/>
        <w:ind w:left="0"/>
        <w:jc w:val="center"/>
        <w:rPr>
          <w:sz w:val="24"/>
          <w:szCs w:val="24"/>
        </w:rPr>
      </w:pPr>
      <w:commentRangeStart w:id="451"/>
      <w:r>
        <w:rPr>
          <w:noProof/>
          <w:lang w:eastAsia="pt-BR"/>
        </w:rPr>
        <w:drawing>
          <wp:inline distT="0" distB="0" distL="0" distR="1905" wp14:anchorId="2120F5F4" wp14:editId="08884319">
            <wp:extent cx="5008245" cy="3343275"/>
            <wp:effectExtent l="0" t="0" r="0" b="0"/>
            <wp:docPr id="46" name="Imagem 5" descr="Resultado de imagem para reconhecimento facial camera de seguran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Resultado de imagem para reconhecimento facial camera de seguranÃ§a"/>
                    <pic:cNvPicPr>
                      <a:picLocks noChangeAspect="1" noChangeArrowheads="1"/>
                    </pic:cNvPicPr>
                  </pic:nvPicPr>
                  <pic:blipFill>
                    <a:blip r:embed="rId13"/>
                    <a:stretch>
                      <a:fillRect/>
                    </a:stretch>
                  </pic:blipFill>
                  <pic:spPr bwMode="auto">
                    <a:xfrm>
                      <a:off x="0" y="0"/>
                      <a:ext cx="5008245" cy="3343275"/>
                    </a:xfrm>
                    <a:prstGeom prst="rect">
                      <a:avLst/>
                    </a:prstGeom>
                  </pic:spPr>
                </pic:pic>
              </a:graphicData>
            </a:graphic>
          </wp:inline>
        </w:drawing>
      </w:r>
      <w:commentRangeEnd w:id="451"/>
      <w:r>
        <w:commentReference w:id="451"/>
      </w:r>
    </w:p>
    <w:p w14:paraId="02FABA50" w14:textId="362A1192" w:rsidR="000F0E5B" w:rsidRDefault="00126F3B" w:rsidP="0089140C">
      <w:pPr>
        <w:pStyle w:val="PargrafodaLista"/>
        <w:ind w:left="0"/>
        <w:jc w:val="center"/>
        <w:rPr>
          <w:sz w:val="24"/>
          <w:szCs w:val="24"/>
        </w:rPr>
      </w:pPr>
      <w:commentRangeStart w:id="452"/>
      <w:r>
        <w:rPr>
          <w:sz w:val="24"/>
          <w:szCs w:val="24"/>
        </w:rPr>
        <w:t xml:space="preserve">Figura </w:t>
      </w:r>
      <w:commentRangeEnd w:id="452"/>
      <w:r w:rsidR="000F3F4B">
        <w:rPr>
          <w:rStyle w:val="Refdecomentrio"/>
        </w:rPr>
        <w:commentReference w:id="452"/>
      </w:r>
      <w:r>
        <w:rPr>
          <w:sz w:val="24"/>
          <w:szCs w:val="24"/>
        </w:rPr>
        <w:t>XX – Pessoas na China tendo seus rostos reconhecidos por algum algoritmo de reconhecimento facial em tempo real</w:t>
      </w:r>
      <w:ins w:id="453" w:author="Thaíla Gomes" w:date="2020-01-17T22:28:00Z">
        <w:r w:rsidR="00A75AB4">
          <w:rPr>
            <w:sz w:val="24"/>
            <w:szCs w:val="24"/>
          </w:rPr>
          <w:t xml:space="preserve"> (</w:t>
        </w:r>
      </w:ins>
      <w:ins w:id="454" w:author="Thaíla Gomes" w:date="2020-01-17T22:29:00Z">
        <w:r w:rsidR="00A75AB4">
          <w:rPr>
            <w:sz w:val="24"/>
            <w:szCs w:val="24"/>
          </w:rPr>
          <w:t>AUTOR/FONTE, ANO</w:t>
        </w:r>
      </w:ins>
      <w:ins w:id="455" w:author="Thaíla Gomes" w:date="2020-01-17T22:28:00Z">
        <w:r w:rsidR="00A75AB4">
          <w:rPr>
            <w:sz w:val="24"/>
            <w:szCs w:val="24"/>
          </w:rPr>
          <w:t>).</w:t>
        </w:r>
      </w:ins>
    </w:p>
    <w:p w14:paraId="67CA32BA" w14:textId="77777777" w:rsidR="000F0E5B" w:rsidRDefault="000F0E5B">
      <w:pPr>
        <w:pStyle w:val="PargrafodaLista"/>
        <w:ind w:left="0" w:firstLine="708"/>
        <w:jc w:val="center"/>
        <w:rPr>
          <w:sz w:val="24"/>
          <w:szCs w:val="24"/>
        </w:rPr>
      </w:pPr>
    </w:p>
    <w:p w14:paraId="53090377" w14:textId="0C731D58" w:rsidR="000F0E5B" w:rsidRDefault="00A2060C">
      <w:pPr>
        <w:pStyle w:val="PargrafodaLista"/>
        <w:ind w:left="0" w:firstLine="708"/>
        <w:rPr>
          <w:sz w:val="24"/>
          <w:szCs w:val="24"/>
        </w:rPr>
      </w:pPr>
      <w:r>
        <w:rPr>
          <w:sz w:val="24"/>
          <w:szCs w:val="24"/>
        </w:rPr>
        <w:t>Um forte sistema de reconhecimento facial vem sendo implementado pelo governo chinês há anos</w:t>
      </w:r>
      <w:ins w:id="456" w:author="Geiza Maria Hamazaki da Silva" w:date="2019-11-12T10:15:00Z">
        <w:r w:rsidR="000F3F4B">
          <w:rPr>
            <w:sz w:val="24"/>
            <w:szCs w:val="24"/>
          </w:rPr>
          <w:t xml:space="preserve">, que atualmente </w:t>
        </w:r>
        <w:del w:id="457" w:author="Thais de Souza Simões" w:date="2020-01-21T13:16:00Z">
          <w:r w:rsidR="000F3F4B" w:rsidDel="009830B6">
            <w:rPr>
              <w:sz w:val="24"/>
              <w:szCs w:val="24"/>
            </w:rPr>
            <w:delText>consegui</w:delText>
          </w:r>
        </w:del>
      </w:ins>
      <w:del w:id="458" w:author="Thais de Souza Simões" w:date="2020-01-21T13:16:00Z">
        <w:r w:rsidDel="009830B6">
          <w:rPr>
            <w:sz w:val="24"/>
            <w:szCs w:val="24"/>
          </w:rPr>
          <w:delText xml:space="preserve">. </w:delText>
        </w:r>
        <w:r w:rsidR="00126F3B" w:rsidDel="009830B6">
          <w:rPr>
            <w:sz w:val="24"/>
            <w:szCs w:val="24"/>
          </w:rPr>
          <w:delText xml:space="preserve">Atualmente o governo chinês </w:delText>
        </w:r>
      </w:del>
      <w:r w:rsidR="00126F3B">
        <w:rPr>
          <w:sz w:val="24"/>
          <w:szCs w:val="24"/>
        </w:rPr>
        <w:t xml:space="preserve">consegue </w:t>
      </w:r>
      <w:del w:id="459" w:author="Geiza Maria Hamazaki da Silva" w:date="2019-11-12T10:16:00Z">
        <w:r w:rsidR="00126F3B" w:rsidDel="000F3F4B">
          <w:rPr>
            <w:sz w:val="24"/>
            <w:szCs w:val="24"/>
          </w:rPr>
          <w:delText xml:space="preserve">através das câmeras de segurança </w:delText>
        </w:r>
      </w:del>
      <w:r w:rsidR="00126F3B">
        <w:rPr>
          <w:sz w:val="24"/>
          <w:szCs w:val="24"/>
        </w:rPr>
        <w:t>encontrar crianças desaparecidas em todo o país</w:t>
      </w:r>
      <w:ins w:id="460" w:author="Geiza Maria Hamazaki da Silva" w:date="2019-11-12T10:16:00Z">
        <w:r w:rsidR="000F3F4B">
          <w:rPr>
            <w:sz w:val="24"/>
            <w:szCs w:val="24"/>
          </w:rPr>
          <w:t>, através das câmeras de segurança</w:t>
        </w:r>
      </w:ins>
      <w:r w:rsidR="00126F3B">
        <w:rPr>
          <w:sz w:val="24"/>
          <w:szCs w:val="24"/>
        </w:rPr>
        <w:t xml:space="preserve">. A base de dados conta com mais de 20 (vinte) redes sociais disponíveis e já foi capaz de encontrar mais de 6 (seis) mil crianças ao longo </w:t>
      </w:r>
      <w:commentRangeStart w:id="461"/>
      <w:r w:rsidR="00126F3B">
        <w:rPr>
          <w:sz w:val="24"/>
          <w:szCs w:val="24"/>
        </w:rPr>
        <w:t>de três anos.</w:t>
      </w:r>
      <w:commentRangeEnd w:id="461"/>
      <w:r w:rsidR="00126F3B">
        <w:commentReference w:id="461"/>
      </w:r>
    </w:p>
    <w:p w14:paraId="1BD6DA74" w14:textId="3FC8793D" w:rsidR="000F0E5B" w:rsidDel="009830B6" w:rsidRDefault="00126F3B">
      <w:pPr>
        <w:pStyle w:val="PargrafodaLista"/>
        <w:ind w:left="0" w:firstLine="708"/>
        <w:rPr>
          <w:del w:id="462" w:author="Thais de Souza Simões" w:date="2020-01-21T13:18:00Z"/>
        </w:rPr>
      </w:pPr>
      <w:r>
        <w:rPr>
          <w:sz w:val="24"/>
          <w:szCs w:val="24"/>
        </w:rPr>
        <w:t xml:space="preserve">Apesar do grande desafio que é reconhecer um rosto tempo real, inúmeros algoritmos gratuitos disponibilizados na internet </w:t>
      </w:r>
      <w:commentRangeStart w:id="463"/>
      <w:r>
        <w:rPr>
          <w:sz w:val="24"/>
          <w:szCs w:val="24"/>
        </w:rPr>
        <w:t xml:space="preserve">já são capazes de </w:t>
      </w:r>
      <w:del w:id="464" w:author="Thais de Souza Simões" w:date="2020-01-21T13:17:00Z">
        <w:r w:rsidDel="009830B6">
          <w:rPr>
            <w:sz w:val="24"/>
            <w:szCs w:val="24"/>
          </w:rPr>
          <w:delText>suprir essa demanda de maneira satisfatória</w:delText>
        </w:r>
      </w:del>
      <w:ins w:id="465" w:author="Thais de Souza Simões" w:date="2020-01-21T13:17:00Z">
        <w:r w:rsidR="009830B6">
          <w:rPr>
            <w:sz w:val="24"/>
            <w:szCs w:val="24"/>
          </w:rPr>
          <w:t>fazer reprodução em v</w:t>
        </w:r>
      </w:ins>
      <w:ins w:id="466" w:author="Thais de Souza Simões" w:date="2020-01-21T13:18:00Z">
        <w:r w:rsidR="009830B6">
          <w:rPr>
            <w:sz w:val="24"/>
            <w:szCs w:val="24"/>
          </w:rPr>
          <w:t>ídeo</w:t>
        </w:r>
      </w:ins>
      <w:r>
        <w:rPr>
          <w:sz w:val="24"/>
          <w:szCs w:val="24"/>
        </w:rPr>
        <w:t xml:space="preserve">, </w:t>
      </w:r>
      <w:commentRangeEnd w:id="463"/>
      <w:r w:rsidR="000F3F4B">
        <w:rPr>
          <w:rStyle w:val="Refdecomentrio"/>
        </w:rPr>
        <w:commentReference w:id="463"/>
      </w:r>
      <w:r>
        <w:rPr>
          <w:sz w:val="24"/>
          <w:szCs w:val="24"/>
        </w:rPr>
        <w:t xml:space="preserve">como, por exemplo, o  </w:t>
      </w:r>
      <w:r>
        <w:rPr>
          <w:i/>
          <w:sz w:val="24"/>
          <w:szCs w:val="24"/>
        </w:rPr>
        <w:t>Facial Recognition</w:t>
      </w:r>
      <w:r>
        <w:rPr>
          <w:sz w:val="24"/>
          <w:szCs w:val="24"/>
        </w:rPr>
        <w:t xml:space="preserve">, de Adam Geitgey, e </w:t>
      </w:r>
      <w:r>
        <w:rPr>
          <w:i/>
          <w:sz w:val="24"/>
          <w:szCs w:val="24"/>
        </w:rPr>
        <w:t>OpenFace</w:t>
      </w:r>
      <w:r>
        <w:rPr>
          <w:sz w:val="24"/>
          <w:szCs w:val="24"/>
        </w:rPr>
        <w:t>, ambos testados neste trabalho.</w:t>
      </w:r>
    </w:p>
    <w:p w14:paraId="1C874F09" w14:textId="19EF0EE2" w:rsidR="000F0E5B" w:rsidRPr="009830B6" w:rsidRDefault="000F0E5B">
      <w:pPr>
        <w:pStyle w:val="PargrafodaLista"/>
        <w:ind w:left="0" w:firstLine="708"/>
      </w:pPr>
    </w:p>
    <w:p w14:paraId="0DEFDD45" w14:textId="4BD902AE" w:rsidR="000F0E5B" w:rsidRDefault="00126F3B">
      <w:pPr>
        <w:spacing w:after="160"/>
        <w:rPr>
          <w:ins w:id="467" w:author="Thais de Souza Simões" w:date="2020-01-21T13:18:00Z"/>
          <w:b/>
          <w:sz w:val="24"/>
          <w:szCs w:val="24"/>
        </w:rPr>
        <w:pPrChange w:id="468" w:author="Thais de Souza Simões" w:date="2020-01-21T13:18:00Z">
          <w:pPr>
            <w:pStyle w:val="PargrafodaLista"/>
            <w:numPr>
              <w:ilvl w:val="2"/>
              <w:numId w:val="1"/>
            </w:numPr>
            <w:spacing w:after="160"/>
            <w:ind w:left="2160" w:hanging="360"/>
          </w:pPr>
        </w:pPrChange>
      </w:pPr>
      <w:r w:rsidRPr="009830B6">
        <w:rPr>
          <w:b/>
          <w:sz w:val="24"/>
          <w:szCs w:val="24"/>
          <w:rPrChange w:id="469" w:author="Thais de Souza Simões" w:date="2020-01-21T13:18:00Z">
            <w:rPr/>
          </w:rPrChange>
        </w:rPr>
        <w:lastRenderedPageBreak/>
        <w:t>Reconhecimento facial em aplicações (Imagens estáticas)</w:t>
      </w:r>
    </w:p>
    <w:p w14:paraId="5F48B0DD" w14:textId="77777777" w:rsidR="009830B6" w:rsidRPr="009830B6" w:rsidRDefault="009830B6">
      <w:pPr>
        <w:spacing w:after="160"/>
        <w:rPr>
          <w:b/>
          <w:sz w:val="24"/>
          <w:szCs w:val="24"/>
          <w:rPrChange w:id="470" w:author="Thais de Souza Simões" w:date="2020-01-21T13:18:00Z">
            <w:rPr/>
          </w:rPrChange>
        </w:rPr>
        <w:pPrChange w:id="471" w:author="Thais de Souza Simões" w:date="2020-01-21T13:18:00Z">
          <w:pPr>
            <w:pStyle w:val="PargrafodaLista"/>
            <w:numPr>
              <w:ilvl w:val="2"/>
              <w:numId w:val="1"/>
            </w:numPr>
            <w:spacing w:after="160"/>
            <w:ind w:left="2160" w:hanging="360"/>
          </w:pPr>
        </w:pPrChange>
      </w:pPr>
    </w:p>
    <w:p w14:paraId="4608611B" w14:textId="02B5FE75" w:rsidR="000F0E5B" w:rsidRDefault="00126F3B">
      <w:pPr>
        <w:ind w:firstLine="708"/>
      </w:pPr>
      <w:r>
        <w:rPr>
          <w:sz w:val="24"/>
          <w:szCs w:val="24"/>
        </w:rPr>
        <w:t xml:space="preserve">Apesar de não haver uma diferença muito grande no processo de reconhecimento de um rosto, o reconhecimento facial de uma imagem estática costuma </w:t>
      </w:r>
      <w:del w:id="472" w:author="Thais de Souza Simões" w:date="2020-01-21T13:19:00Z">
        <w:r w:rsidDel="009830B6">
          <w:rPr>
            <w:sz w:val="24"/>
            <w:szCs w:val="24"/>
          </w:rPr>
          <w:delText xml:space="preserve"> </w:delText>
        </w:r>
      </w:del>
      <w:r>
        <w:rPr>
          <w:sz w:val="24"/>
          <w:szCs w:val="24"/>
        </w:rPr>
        <w:t>ser usado de outras maneiras.</w:t>
      </w:r>
    </w:p>
    <w:p w14:paraId="4A8215C2" w14:textId="77777777" w:rsidR="000F0E5B" w:rsidRDefault="00126F3B">
      <w:pPr>
        <w:ind w:firstLine="708"/>
        <w:rPr>
          <w:sz w:val="24"/>
          <w:szCs w:val="24"/>
        </w:rPr>
      </w:pPr>
      <w:r>
        <w:rPr>
          <w:sz w:val="24"/>
          <w:szCs w:val="24"/>
        </w:rPr>
        <w:t>A principal diferença entre a utilização da técnica entre o vídeo e uma imagem estática é apenas que o vídeo é um conjunto de fotos tiradas em uma frequência muito rápida, que conferem a ideia de movimento ao serem colocadas em sequência. Enquanto a imagem é apenas um elemento desse conjunto de dados.</w:t>
      </w:r>
    </w:p>
    <w:p w14:paraId="7B89A238" w14:textId="1AEF7EC3" w:rsidR="000F0E5B" w:rsidRDefault="00126F3B">
      <w:pPr>
        <w:ind w:firstLine="708"/>
        <w:rPr>
          <w:sz w:val="24"/>
          <w:szCs w:val="24"/>
        </w:rPr>
      </w:pPr>
      <w:r>
        <w:rPr>
          <w:sz w:val="24"/>
          <w:szCs w:val="24"/>
        </w:rPr>
        <w:t xml:space="preserve">Desse modo, no final não há nenhuma </w:t>
      </w:r>
      <w:del w:id="473" w:author="Geiza Maria Hamazaki da Silva" w:date="2019-11-12T10:19:00Z">
        <w:r w:rsidDel="000F3F4B">
          <w:rPr>
            <w:sz w:val="24"/>
            <w:szCs w:val="24"/>
          </w:rPr>
          <w:delText xml:space="preserve">grande </w:delText>
        </w:r>
      </w:del>
      <w:r>
        <w:rPr>
          <w:sz w:val="24"/>
          <w:szCs w:val="24"/>
        </w:rPr>
        <w:t xml:space="preserve">diferença </w:t>
      </w:r>
      <w:ins w:id="474" w:author="Geiza Maria Hamazaki da Silva" w:date="2019-11-12T10:19:00Z">
        <w:r w:rsidR="000F3F4B">
          <w:rPr>
            <w:sz w:val="24"/>
            <w:szCs w:val="24"/>
          </w:rPr>
          <w:t xml:space="preserve">relevante </w:t>
        </w:r>
      </w:ins>
      <w:r>
        <w:rPr>
          <w:sz w:val="24"/>
          <w:szCs w:val="24"/>
        </w:rPr>
        <w:t xml:space="preserve">entre </w:t>
      </w:r>
      <w:ins w:id="475" w:author="Geiza Maria Hamazaki da Silva" w:date="2019-11-12T10:19:00Z">
        <w:r w:rsidR="000F3F4B">
          <w:rPr>
            <w:sz w:val="24"/>
            <w:szCs w:val="24"/>
          </w:rPr>
          <w:t>o algoritmo que deve ser aplic</w:t>
        </w:r>
      </w:ins>
      <w:ins w:id="476" w:author="Thais de Souza Simões" w:date="2020-01-21T13:19:00Z">
        <w:r w:rsidR="009830B6">
          <w:rPr>
            <w:sz w:val="24"/>
            <w:szCs w:val="24"/>
          </w:rPr>
          <w:t>a</w:t>
        </w:r>
      </w:ins>
      <w:ins w:id="477" w:author="Geiza Maria Hamazaki da Silva" w:date="2019-11-12T10:19:00Z">
        <w:r w:rsidR="000F3F4B">
          <w:rPr>
            <w:sz w:val="24"/>
            <w:szCs w:val="24"/>
          </w:rPr>
          <w:t>do</w:t>
        </w:r>
      </w:ins>
      <w:del w:id="478" w:author="Geiza Maria Hamazaki da Silva" w:date="2019-11-12T10:19:00Z">
        <w:r w:rsidDel="000F3F4B">
          <w:rPr>
            <w:sz w:val="24"/>
            <w:szCs w:val="24"/>
          </w:rPr>
          <w:delText>como o algoritmo deve se comportar,</w:delText>
        </w:r>
      </w:del>
      <w:ins w:id="479" w:author="Geiza Maria Hamazaki da Silva" w:date="2019-11-12T10:20:00Z">
        <w:r w:rsidR="000F3F4B">
          <w:rPr>
            <w:sz w:val="24"/>
            <w:szCs w:val="24"/>
          </w:rPr>
          <w:t>,</w:t>
        </w:r>
      </w:ins>
      <w:r>
        <w:rPr>
          <w:sz w:val="24"/>
          <w:szCs w:val="24"/>
        </w:rPr>
        <w:t xml:space="preserve"> uma vez que tanto para vídeos, quanto para imagens, </w:t>
      </w:r>
      <w:ins w:id="480" w:author="Geiza Maria Hamazaki da Silva" w:date="2019-11-12T10:20:00Z">
        <w:r w:rsidR="000F3F4B">
          <w:rPr>
            <w:sz w:val="24"/>
            <w:szCs w:val="24"/>
          </w:rPr>
          <w:t>dado que este sempre processará uma imagem por vez</w:t>
        </w:r>
      </w:ins>
      <w:del w:id="481" w:author="Geiza Maria Hamazaki da Silva" w:date="2019-11-12T10:20:00Z">
        <w:r w:rsidDel="000F3F4B">
          <w:rPr>
            <w:sz w:val="24"/>
            <w:szCs w:val="24"/>
          </w:rPr>
          <w:delText>ele estará vendo apenas uma figura por vez.</w:delText>
        </w:r>
      </w:del>
      <w:ins w:id="482" w:author="Geiza Maria Hamazaki da Silva" w:date="2019-11-12T10:20:00Z">
        <w:r w:rsidR="000F3F4B">
          <w:rPr>
            <w:sz w:val="24"/>
            <w:szCs w:val="24"/>
          </w:rPr>
          <w:t xml:space="preserve">. A diferença está no </w:t>
        </w:r>
      </w:ins>
      <w:del w:id="483" w:author="Geiza Maria Hamazaki da Silva" w:date="2019-11-12T10:20:00Z">
        <w:r w:rsidDel="000F3F4B">
          <w:rPr>
            <w:sz w:val="24"/>
            <w:szCs w:val="24"/>
          </w:rPr>
          <w:delText xml:space="preserve"> O que realmente vai mudar, são os</w:delText>
        </w:r>
      </w:del>
      <w:r>
        <w:rPr>
          <w:sz w:val="24"/>
          <w:szCs w:val="24"/>
        </w:rPr>
        <w:t xml:space="preserve"> propósito</w:t>
      </w:r>
      <w:del w:id="484" w:author="Geiza Maria Hamazaki da Silva" w:date="2019-11-12T10:20:00Z">
        <w:r w:rsidDel="000F3F4B">
          <w:rPr>
            <w:sz w:val="24"/>
            <w:szCs w:val="24"/>
          </w:rPr>
          <w:delText>s</w:delText>
        </w:r>
      </w:del>
      <w:r>
        <w:rPr>
          <w:sz w:val="24"/>
          <w:szCs w:val="24"/>
        </w:rPr>
        <w:t xml:space="preserve"> de utilização.</w:t>
      </w:r>
    </w:p>
    <w:p w14:paraId="2A4937A7" w14:textId="77777777" w:rsidR="009830B6" w:rsidRDefault="00126F3B">
      <w:pPr>
        <w:rPr>
          <w:ins w:id="485" w:author="Thais de Souza Simões" w:date="2020-01-21T13:19:00Z"/>
          <w:sz w:val="24"/>
          <w:szCs w:val="24"/>
        </w:rPr>
      </w:pPr>
      <w:r>
        <w:rPr>
          <w:sz w:val="24"/>
          <w:szCs w:val="24"/>
        </w:rPr>
        <w:tab/>
        <w:t xml:space="preserve">Para o caso de busca de pessoas desaparecidas, Moisés et al [x] utiliza fotografias ao invés de vídeos, como proposto por Soussa et al. A utilização de fotos implica que a aplicação deva ser alimentada com uma imagem por vez, seja de forma manual ou automatizada, para que seja o banco seja percorrido fazendo as devidas comparações. </w:t>
      </w:r>
    </w:p>
    <w:p w14:paraId="6A212A03" w14:textId="1C1D6DE0" w:rsidR="000F0E5B" w:rsidRDefault="00126F3B">
      <w:pPr>
        <w:ind w:firstLine="720"/>
        <w:pPrChange w:id="486" w:author="Thais de Souza Simões" w:date="2020-01-21T13:19:00Z">
          <w:pPr/>
        </w:pPrChange>
      </w:pPr>
      <w:r>
        <w:rPr>
          <w:sz w:val="24"/>
          <w:szCs w:val="24"/>
        </w:rPr>
        <w:t xml:space="preserve">Assim como em vídeo, é possível reconhecer vários rostos ao mesmo tempo se o algoritmo estiver </w:t>
      </w:r>
      <w:ins w:id="487" w:author="Geiza Maria Hamazaki da Silva" w:date="2019-11-12T10:23:00Z">
        <w:r w:rsidR="00907BF3">
          <w:rPr>
            <w:sz w:val="24"/>
            <w:szCs w:val="24"/>
          </w:rPr>
          <w:t>sendo executado</w:t>
        </w:r>
      </w:ins>
      <w:del w:id="488" w:author="Geiza Maria Hamazaki da Silva" w:date="2019-11-12T10:23:00Z">
        <w:r w:rsidDel="00907BF3">
          <w:rPr>
            <w:sz w:val="24"/>
            <w:szCs w:val="24"/>
          </w:rPr>
          <w:delText>rodando</w:delText>
        </w:r>
      </w:del>
      <w:r>
        <w:rPr>
          <w:sz w:val="24"/>
          <w:szCs w:val="24"/>
        </w:rPr>
        <w:t xml:space="preserve"> em </w:t>
      </w:r>
      <w:del w:id="489" w:author="Geiza Maria Hamazaki da Silva" w:date="2019-11-12T10:23:00Z">
        <w:r w:rsidDel="00907BF3">
          <w:rPr>
            <w:sz w:val="24"/>
            <w:szCs w:val="24"/>
          </w:rPr>
          <w:delText>várias</w:delText>
        </w:r>
      </w:del>
      <w:r>
        <w:rPr>
          <w:sz w:val="24"/>
          <w:szCs w:val="24"/>
        </w:rPr>
        <w:t xml:space="preserve"> instâncias paralelas. </w:t>
      </w:r>
      <w:ins w:id="490" w:author="Thais de Souza Simões" w:date="2020-01-21T13:20:00Z">
        <w:r w:rsidR="009830B6">
          <w:rPr>
            <w:sz w:val="24"/>
            <w:szCs w:val="24"/>
          </w:rPr>
          <w:t>Logo, se a foto comparada, por exemplo, é uma foto de família, é possível reconhecer todos os rostos de uma vez se o programa for capaz de ser inst</w:t>
        </w:r>
      </w:ins>
      <w:ins w:id="491" w:author="Thais de Souza Simões" w:date="2020-01-21T13:21:00Z">
        <w:r w:rsidR="009830B6">
          <w:rPr>
            <w:sz w:val="24"/>
            <w:szCs w:val="24"/>
          </w:rPr>
          <w:t>anciado para cada rosto detectado.</w:t>
        </w:r>
      </w:ins>
    </w:p>
    <w:p w14:paraId="1555B60B" w14:textId="77777777" w:rsidR="000F0E5B" w:rsidRDefault="000F0E5B"/>
    <w:p w14:paraId="14358EA1" w14:textId="77777777" w:rsidR="000F0E5B" w:rsidRPr="009830B6" w:rsidRDefault="00126F3B">
      <w:pPr>
        <w:spacing w:after="160"/>
        <w:rPr>
          <w:b/>
          <w:rPrChange w:id="492" w:author="Thais de Souza Simões" w:date="2020-01-21T13:22:00Z">
            <w:rPr/>
          </w:rPrChange>
        </w:rPr>
        <w:pPrChange w:id="493" w:author="Thais de Souza Simões" w:date="2020-01-21T13:22:00Z">
          <w:pPr>
            <w:pStyle w:val="PargrafodaLista"/>
            <w:numPr>
              <w:ilvl w:val="1"/>
              <w:numId w:val="1"/>
            </w:numPr>
            <w:spacing w:after="160"/>
            <w:ind w:left="1440" w:hanging="360"/>
          </w:pPr>
        </w:pPrChange>
      </w:pPr>
      <w:r w:rsidRPr="009830B6">
        <w:rPr>
          <w:b/>
          <w:sz w:val="24"/>
          <w:szCs w:val="24"/>
          <w:rPrChange w:id="494" w:author="Thais de Souza Simões" w:date="2020-01-21T13:22:00Z">
            <w:rPr/>
          </w:rPrChange>
        </w:rPr>
        <w:t>Reconhecimento facial para outros segmentos</w:t>
      </w:r>
    </w:p>
    <w:p w14:paraId="65AD66AA" w14:textId="77777777" w:rsidR="000F0E5B" w:rsidRDefault="00126F3B">
      <w:pPr>
        <w:pStyle w:val="PargrafodaLista"/>
        <w:ind w:left="0" w:firstLine="696"/>
      </w:pPr>
      <w:r>
        <w:rPr>
          <w:sz w:val="24"/>
          <w:szCs w:val="24"/>
        </w:rPr>
        <w:t>Reconhecimento facial em tempo real pode ser utilizado para questões que vão além da temática de segurança, muitas vezes buscando melhorar ou automatizar alguma tarefa já existente.</w:t>
      </w:r>
    </w:p>
    <w:p w14:paraId="48488018" w14:textId="77777777" w:rsidR="000F0E5B" w:rsidRDefault="00126F3B">
      <w:pPr>
        <w:pStyle w:val="PargrafodaLista"/>
        <w:ind w:left="0" w:firstLine="696"/>
      </w:pPr>
      <w:r>
        <w:rPr>
          <w:sz w:val="24"/>
          <w:szCs w:val="24"/>
        </w:rPr>
        <w:t xml:space="preserve">O </w:t>
      </w:r>
      <w:r w:rsidRPr="0089140C">
        <w:rPr>
          <w:i/>
          <w:sz w:val="24"/>
          <w:szCs w:val="24"/>
        </w:rPr>
        <w:t>PresentEye</w:t>
      </w:r>
      <w:r>
        <w:rPr>
          <w:sz w:val="24"/>
          <w:szCs w:val="24"/>
        </w:rPr>
        <w:t xml:space="preserve"> (</w:t>
      </w:r>
      <w:commentRangeStart w:id="495"/>
      <w:r>
        <w:rPr>
          <w:sz w:val="24"/>
          <w:szCs w:val="24"/>
        </w:rPr>
        <w:t>Mattos, 2017)</w:t>
      </w:r>
      <w:commentRangeEnd w:id="495"/>
      <w:r>
        <w:commentReference w:id="495"/>
      </w:r>
      <w:r>
        <w:rPr>
          <w:sz w:val="24"/>
          <w:szCs w:val="24"/>
        </w:rPr>
        <w:t xml:space="preserve">, por exemplo, é uma aplicação que se utiliza de câmeras de em salas de aula para verificação automática de presença de alunos em aula. Através do uso de reconhecimento facial, a aplicação consegue identificar todos os alunos de uma vez, acelerando o processo de checagem que antes era feito manualmente para cada aluno presente. </w:t>
      </w:r>
    </w:p>
    <w:p w14:paraId="2066E79F" w14:textId="35532CE9" w:rsidR="000F0E5B" w:rsidRDefault="00126F3B">
      <w:pPr>
        <w:pStyle w:val="PargrafodaLista"/>
        <w:ind w:left="0" w:firstLine="696"/>
        <w:rPr>
          <w:sz w:val="24"/>
          <w:szCs w:val="24"/>
        </w:rPr>
      </w:pPr>
      <w:r>
        <w:rPr>
          <w:sz w:val="24"/>
          <w:szCs w:val="24"/>
        </w:rPr>
        <w:t xml:space="preserve">Muitas companhias hoje em dia se utilizam de ferramentas de detecção de rostos e reconhecimento facial para validação de transações financeiras, como a </w:t>
      </w:r>
      <w:commentRangeStart w:id="496"/>
      <w:r w:rsidRPr="0089140C">
        <w:rPr>
          <w:i/>
          <w:sz w:val="24"/>
          <w:szCs w:val="24"/>
        </w:rPr>
        <w:t>MasterCard</w:t>
      </w:r>
      <w:commentRangeEnd w:id="496"/>
      <w:r w:rsidRPr="0089140C">
        <w:rPr>
          <w:i/>
        </w:rPr>
        <w:commentReference w:id="496"/>
      </w:r>
      <w:r>
        <w:rPr>
          <w:sz w:val="24"/>
          <w:szCs w:val="24"/>
        </w:rPr>
        <w:t xml:space="preserve"> com o seu sistema </w:t>
      </w:r>
      <w:r w:rsidRPr="0089140C">
        <w:rPr>
          <w:i/>
          <w:sz w:val="24"/>
          <w:szCs w:val="24"/>
        </w:rPr>
        <w:t>Identity Check Mobile</w:t>
      </w:r>
      <w:r>
        <w:rPr>
          <w:sz w:val="24"/>
          <w:szCs w:val="24"/>
        </w:rPr>
        <w:t>. Através dele, o usuário dos cartões de crédito da bandeira, conseguem finalizar transações com a digital ou com um</w:t>
      </w:r>
      <w:ins w:id="497" w:author="Geiza Maria Hamazaki da Silva" w:date="2019-11-12T10:25:00Z">
        <w:r w:rsidR="00907BF3">
          <w:rPr>
            <w:sz w:val="24"/>
            <w:szCs w:val="24"/>
          </w:rPr>
          <w:t xml:space="preserve">a </w:t>
        </w:r>
      </w:ins>
      <w:del w:id="498" w:author="Geiza Maria Hamazaki da Silva" w:date="2019-11-12T10:25:00Z">
        <w:r w:rsidDel="00907BF3">
          <w:rPr>
            <w:sz w:val="24"/>
            <w:szCs w:val="24"/>
          </w:rPr>
          <w:delText xml:space="preserve"> </w:delText>
        </w:r>
      </w:del>
      <w:r>
        <w:rPr>
          <w:sz w:val="24"/>
          <w:szCs w:val="24"/>
        </w:rPr>
        <w:t>foto do rosto tirada na hora, ao invés da utilização tradicional de senhas.</w:t>
      </w:r>
    </w:p>
    <w:p w14:paraId="26D07C81" w14:textId="36873436" w:rsidR="000F0E5B" w:rsidRDefault="00126F3B">
      <w:pPr>
        <w:pStyle w:val="PargrafodaLista"/>
        <w:ind w:left="0"/>
        <w:rPr>
          <w:sz w:val="24"/>
          <w:szCs w:val="24"/>
        </w:rPr>
      </w:pPr>
      <w:r>
        <w:rPr>
          <w:sz w:val="24"/>
          <w:szCs w:val="24"/>
        </w:rPr>
        <w:lastRenderedPageBreak/>
        <w:tab/>
        <w:t xml:space="preserve">Profissionais da área de marketing também estão </w:t>
      </w:r>
      <w:ins w:id="499" w:author="Geiza Maria Hamazaki da Silva" w:date="2019-11-12T10:25:00Z">
        <w:r w:rsidR="00907BF3">
          <w:rPr>
            <w:sz w:val="24"/>
            <w:szCs w:val="24"/>
          </w:rPr>
          <w:t>usuf</w:t>
        </w:r>
        <w:del w:id="500" w:author="Thaíla Gomes" w:date="2020-01-17T22:30:00Z">
          <w:r w:rsidR="00907BF3" w:rsidDel="00A75AB4">
            <w:rPr>
              <w:sz w:val="24"/>
              <w:szCs w:val="24"/>
            </w:rPr>
            <w:delText>l</w:delText>
          </w:r>
        </w:del>
      </w:ins>
      <w:ins w:id="501" w:author="Thaíla Gomes" w:date="2020-01-17T22:30:00Z">
        <w:r w:rsidR="00A75AB4">
          <w:rPr>
            <w:sz w:val="24"/>
            <w:szCs w:val="24"/>
          </w:rPr>
          <w:t>r</w:t>
        </w:r>
      </w:ins>
      <w:ins w:id="502" w:author="Geiza Maria Hamazaki da Silva" w:date="2019-11-12T10:25:00Z">
        <w:r w:rsidR="00907BF3">
          <w:rPr>
            <w:sz w:val="24"/>
            <w:szCs w:val="24"/>
          </w:rPr>
          <w:t>uindo</w:t>
        </w:r>
      </w:ins>
      <w:del w:id="503" w:author="Geiza Maria Hamazaki da Silva" w:date="2019-11-12T10:26:00Z">
        <w:r w:rsidDel="00907BF3">
          <w:rPr>
            <w:sz w:val="24"/>
            <w:szCs w:val="24"/>
          </w:rPr>
          <w:delText>se aproveitando</w:delText>
        </w:r>
      </w:del>
      <w:r>
        <w:rPr>
          <w:sz w:val="24"/>
          <w:szCs w:val="24"/>
        </w:rPr>
        <w:t xml:space="preserve"> da facilidade do reconhecimento facial para direcionarem melhor suas campanhas</w:t>
      </w:r>
      <w:ins w:id="504" w:author="Geiza Maria Hamazaki da Silva" w:date="2019-11-12T10:26:00Z">
        <w:r w:rsidR="00907BF3">
          <w:rPr>
            <w:sz w:val="24"/>
            <w:szCs w:val="24"/>
          </w:rPr>
          <w:t>, por exemplo</w:t>
        </w:r>
      </w:ins>
      <w:ins w:id="505" w:author="Thais de Souza Simões" w:date="2020-01-28T10:20:00Z">
        <w:r w:rsidR="00BF2B96">
          <w:rPr>
            <w:sz w:val="24"/>
            <w:szCs w:val="24"/>
          </w:rPr>
          <w:t xml:space="preserve">, </w:t>
        </w:r>
      </w:ins>
      <w:del w:id="506" w:author="Geiza Maria Hamazaki da Silva" w:date="2019-11-12T10:26:00Z">
        <w:r w:rsidDel="00907BF3">
          <w:rPr>
            <w:sz w:val="24"/>
            <w:szCs w:val="24"/>
          </w:rPr>
          <w:delText>.</w:delText>
        </w:r>
      </w:del>
      <w:del w:id="507" w:author="Thais de Souza Simões" w:date="2020-01-28T10:20:00Z">
        <w:r w:rsidDel="00BF2B96">
          <w:rPr>
            <w:sz w:val="24"/>
            <w:szCs w:val="24"/>
          </w:rPr>
          <w:delText xml:space="preserve"> </w:delText>
        </w:r>
        <w:commentRangeStart w:id="508"/>
        <w:commentRangeStart w:id="509"/>
        <w:r w:rsidDel="00BF2B96">
          <w:rPr>
            <w:sz w:val="24"/>
            <w:szCs w:val="24"/>
          </w:rPr>
          <w:delText>E</w:delText>
        </w:r>
      </w:del>
      <w:ins w:id="510" w:author="Thais de Souza Simões" w:date="2020-01-28T10:20:00Z">
        <w:r w:rsidR="00BF2B96">
          <w:rPr>
            <w:sz w:val="24"/>
            <w:szCs w:val="24"/>
          </w:rPr>
          <w:t>e</w:t>
        </w:r>
      </w:ins>
      <w:r>
        <w:rPr>
          <w:sz w:val="24"/>
          <w:szCs w:val="24"/>
        </w:rPr>
        <w:t xml:space="preserve">m São Paulo, uma das linhas metrô passou a identificar as reações das pessoas à comerciais através de portas interativas instaladas nos trens. </w:t>
      </w:r>
      <w:commentRangeEnd w:id="508"/>
      <w:r>
        <w:commentReference w:id="508"/>
      </w:r>
      <w:commentRangeEnd w:id="509"/>
      <w:r>
        <w:commentReference w:id="509"/>
      </w:r>
    </w:p>
    <w:p w14:paraId="27452E1E" w14:textId="6D5A1E88" w:rsidR="000F0E5B" w:rsidRDefault="00126F3B">
      <w:pPr>
        <w:pStyle w:val="PargrafodaLista"/>
        <w:ind w:left="0"/>
      </w:pPr>
      <w:r>
        <w:rPr>
          <w:sz w:val="24"/>
          <w:szCs w:val="24"/>
        </w:rPr>
        <w:tab/>
        <w:t xml:space="preserve">Aliado a outros tipos de tecnologias, como por exemplo, a realidade aumentada, o reconhecimento facial começa a revolucionar a maneira de </w:t>
      </w:r>
      <w:del w:id="511" w:author="Thais de Souza Simões" w:date="2020-01-28T10:20:00Z">
        <w:r w:rsidDel="00BF2B96">
          <w:rPr>
            <w:sz w:val="24"/>
            <w:szCs w:val="24"/>
          </w:rPr>
          <w:delText xml:space="preserve">como fazer </w:delText>
        </w:r>
      </w:del>
      <w:ins w:id="512" w:author="Thais de Souza Simões" w:date="2020-01-28T10:20:00Z">
        <w:r w:rsidR="00BF2B96">
          <w:rPr>
            <w:sz w:val="24"/>
            <w:szCs w:val="24"/>
          </w:rPr>
          <w:t xml:space="preserve">se fazer </w:t>
        </w:r>
      </w:ins>
      <w:r>
        <w:rPr>
          <w:sz w:val="24"/>
          <w:szCs w:val="24"/>
        </w:rPr>
        <w:t xml:space="preserve">comércio. </w:t>
      </w:r>
      <w:commentRangeStart w:id="513"/>
      <w:r>
        <w:rPr>
          <w:sz w:val="24"/>
          <w:szCs w:val="24"/>
        </w:rPr>
        <w:t>Existem estudos que procuram unir os óculos inteligentes à tecnologia</w:t>
      </w:r>
      <w:commentRangeEnd w:id="513"/>
      <w:r>
        <w:commentReference w:id="513"/>
      </w:r>
      <w:r>
        <w:rPr>
          <w:sz w:val="24"/>
          <w:szCs w:val="24"/>
        </w:rPr>
        <w:t>. A ideia é utilizar o reconhecimento facial para</w:t>
      </w:r>
      <w:ins w:id="514" w:author="Thais de Souza Simões" w:date="2020-01-21T13:23:00Z">
        <w:r w:rsidR="00907FA9">
          <w:rPr>
            <w:sz w:val="24"/>
            <w:szCs w:val="24"/>
          </w:rPr>
          <w:t xml:space="preserve"> identificar o cliente e automaticamente trazer </w:t>
        </w:r>
      </w:ins>
      <w:ins w:id="515" w:author="Thais de Souza Simões" w:date="2020-01-21T13:25:00Z">
        <w:r w:rsidR="00907FA9">
          <w:rPr>
            <w:sz w:val="24"/>
            <w:szCs w:val="24"/>
          </w:rPr>
          <w:t>à</w:t>
        </w:r>
      </w:ins>
      <w:ins w:id="516" w:author="Thais de Souza Simões" w:date="2020-01-21T13:23:00Z">
        <w:r w:rsidR="00907FA9">
          <w:rPr>
            <w:sz w:val="24"/>
            <w:szCs w:val="24"/>
          </w:rPr>
          <w:t xml:space="preserve"> tela dos </w:t>
        </w:r>
      </w:ins>
      <w:ins w:id="517" w:author="Thais de Souza Simões" w:date="2020-01-21T13:24:00Z">
        <w:r w:rsidR="00907FA9">
          <w:rPr>
            <w:sz w:val="24"/>
            <w:szCs w:val="24"/>
          </w:rPr>
          <w:t>óculos</w:t>
        </w:r>
      </w:ins>
      <w:del w:id="518" w:author="Thais de Souza Simões" w:date="2020-01-21T13:24:00Z">
        <w:r w:rsidDel="00907FA9">
          <w:rPr>
            <w:sz w:val="24"/>
            <w:szCs w:val="24"/>
          </w:rPr>
          <w:delText xml:space="preserve"> ser capaz de associar</w:delText>
        </w:r>
      </w:del>
      <w:r>
        <w:rPr>
          <w:sz w:val="24"/>
          <w:szCs w:val="24"/>
        </w:rPr>
        <w:t xml:space="preserve"> o histórico de compras do consumidor, suas reclamações, etc, a fim de personalizar ao máximo a experiência do cliente com a empresa.</w:t>
      </w:r>
    </w:p>
    <w:p w14:paraId="2406F2CB" w14:textId="77777777" w:rsidR="000F0E5B" w:rsidRDefault="000F0E5B">
      <w:pPr>
        <w:pStyle w:val="PargrafodaLista"/>
        <w:ind w:left="0"/>
        <w:rPr>
          <w:sz w:val="24"/>
          <w:szCs w:val="24"/>
        </w:rPr>
      </w:pPr>
    </w:p>
    <w:p w14:paraId="399D0A92" w14:textId="063F5C90" w:rsidR="000F0E5B" w:rsidRPr="00907FA9" w:rsidRDefault="00907FA9">
      <w:pPr>
        <w:pStyle w:val="PargrafodaLista"/>
        <w:numPr>
          <w:ilvl w:val="0"/>
          <w:numId w:val="1"/>
        </w:numPr>
        <w:ind w:firstLine="0"/>
        <w:rPr>
          <w:ins w:id="519" w:author="Thais de Souza Simões" w:date="2020-01-21T13:25:00Z"/>
          <w:rPrChange w:id="520" w:author="Thais de Souza Simões" w:date="2020-01-21T13:25:00Z">
            <w:rPr>
              <w:ins w:id="521" w:author="Thais de Souza Simões" w:date="2020-01-21T13:25:00Z"/>
              <w:b/>
              <w:sz w:val="24"/>
              <w:szCs w:val="24"/>
            </w:rPr>
          </w:rPrChange>
        </w:rPr>
      </w:pPr>
      <w:ins w:id="522" w:author="Thais de Souza Simões" w:date="2020-01-21T13:25:00Z">
        <w:r>
          <w:rPr>
            <w:b/>
            <w:sz w:val="24"/>
            <w:szCs w:val="24"/>
          </w:rPr>
          <w:t xml:space="preserve"> </w:t>
        </w:r>
      </w:ins>
      <w:commentRangeStart w:id="523"/>
      <w:r w:rsidR="00126F3B">
        <w:rPr>
          <w:b/>
          <w:sz w:val="24"/>
          <w:szCs w:val="24"/>
        </w:rPr>
        <w:t>Ferramentas e Tecnologias</w:t>
      </w:r>
      <w:commentRangeEnd w:id="523"/>
      <w:r w:rsidR="00A75AB4">
        <w:rPr>
          <w:rStyle w:val="Refdecomentrio"/>
        </w:rPr>
        <w:commentReference w:id="523"/>
      </w:r>
    </w:p>
    <w:p w14:paraId="47CEBECD" w14:textId="77777777" w:rsidR="00907FA9" w:rsidRDefault="00907FA9">
      <w:pPr>
        <w:ind w:left="720"/>
        <w:pPrChange w:id="524" w:author="Thais de Souza Simões" w:date="2020-01-21T13:26:00Z">
          <w:pPr>
            <w:pStyle w:val="PargrafodaLista"/>
            <w:numPr>
              <w:numId w:val="1"/>
            </w:numPr>
            <w:ind w:hanging="360"/>
          </w:pPr>
        </w:pPrChange>
      </w:pPr>
    </w:p>
    <w:p w14:paraId="58AB5F0D" w14:textId="5D55E057" w:rsidR="000F0E5B" w:rsidDel="0020689B" w:rsidRDefault="00126F3B">
      <w:pPr>
        <w:ind w:firstLine="708"/>
        <w:rPr>
          <w:del w:id="525" w:author="Geiza Maria Hamazaki da Silva" w:date="2019-11-12T14:19:00Z"/>
          <w:sz w:val="24"/>
          <w:szCs w:val="24"/>
        </w:rPr>
      </w:pPr>
      <w:r>
        <w:rPr>
          <w:sz w:val="24"/>
          <w:szCs w:val="24"/>
        </w:rPr>
        <w:t xml:space="preserve">Com o objetivo de </w:t>
      </w:r>
      <w:ins w:id="526" w:author="Geiza Maria Hamazaki da Silva" w:date="2019-11-12T10:30:00Z">
        <w:r w:rsidR="00907BF3">
          <w:rPr>
            <w:sz w:val="24"/>
            <w:szCs w:val="24"/>
          </w:rPr>
          <w:t xml:space="preserve">avaliar a viabilidade da utilização do reconhecimento facial, foram </w:t>
        </w:r>
      </w:ins>
      <w:r>
        <w:rPr>
          <w:sz w:val="24"/>
          <w:szCs w:val="24"/>
        </w:rPr>
        <w:t>testa</w:t>
      </w:r>
      <w:ins w:id="527" w:author="Geiza Maria Hamazaki da Silva" w:date="2019-11-12T10:30:00Z">
        <w:r w:rsidR="00907BF3">
          <w:rPr>
            <w:sz w:val="24"/>
            <w:szCs w:val="24"/>
          </w:rPr>
          <w:t>dos</w:t>
        </w:r>
      </w:ins>
      <w:del w:id="528" w:author="Geiza Maria Hamazaki da Silva" w:date="2019-11-12T10:30:00Z">
        <w:r w:rsidDel="00907BF3">
          <w:rPr>
            <w:sz w:val="24"/>
            <w:szCs w:val="24"/>
          </w:rPr>
          <w:delText>r</w:delText>
        </w:r>
      </w:del>
      <w:r>
        <w:rPr>
          <w:sz w:val="24"/>
          <w:szCs w:val="24"/>
        </w:rPr>
        <w:t xml:space="preserve"> dois algoritmos</w:t>
      </w:r>
      <w:ins w:id="529" w:author="Thais de Souza Simões" w:date="2020-01-21T13:26:00Z">
        <w:r w:rsidR="00900369">
          <w:rPr>
            <w:sz w:val="24"/>
            <w:szCs w:val="24"/>
          </w:rPr>
          <w:t xml:space="preserve"> e</w:t>
        </w:r>
      </w:ins>
      <w:del w:id="530" w:author="Geiza Maria Hamazaki da Silva" w:date="2019-11-12T10:31:00Z">
        <w:r w:rsidDel="00907BF3">
          <w:rPr>
            <w:sz w:val="24"/>
            <w:szCs w:val="24"/>
          </w:rPr>
          <w:delText xml:space="preserve"> de reconhecimento facial</w:delText>
        </w:r>
      </w:del>
      <w:del w:id="531" w:author="Thais de Souza Simões" w:date="2020-01-21T13:26:00Z">
        <w:r w:rsidR="00D2618A" w:rsidDel="00900369">
          <w:rPr>
            <w:i/>
            <w:sz w:val="24"/>
            <w:szCs w:val="24"/>
          </w:rPr>
          <w:delText>,</w:delText>
        </w:r>
      </w:del>
      <w:del w:id="532" w:author="Geiza Maria Hamazaki da Silva" w:date="2019-11-12T10:31:00Z">
        <w:r w:rsidR="00D2618A" w:rsidDel="00907BF3">
          <w:rPr>
            <w:sz w:val="24"/>
            <w:szCs w:val="24"/>
          </w:rPr>
          <w:delText xml:space="preserve"> em busca de</w:delText>
        </w:r>
      </w:del>
      <w:r w:rsidR="00D2618A">
        <w:rPr>
          <w:sz w:val="24"/>
          <w:szCs w:val="24"/>
        </w:rPr>
        <w:t xml:space="preserve"> </w:t>
      </w:r>
      <w:ins w:id="533" w:author="Geiza Maria Hamazaki da Silva" w:date="2019-11-12T10:31:00Z">
        <w:r w:rsidR="00907BF3">
          <w:rPr>
            <w:sz w:val="24"/>
            <w:szCs w:val="24"/>
          </w:rPr>
          <w:t xml:space="preserve">para </w:t>
        </w:r>
      </w:ins>
      <w:r w:rsidR="00D2618A">
        <w:rPr>
          <w:sz w:val="24"/>
          <w:szCs w:val="24"/>
        </w:rPr>
        <w:t>comparar sua eficiência</w:t>
      </w:r>
      <w:r>
        <w:rPr>
          <w:sz w:val="24"/>
          <w:szCs w:val="24"/>
        </w:rPr>
        <w:t>, algumas ferramentas precisaram ser utilizadas de forma direta ou indireta. A</w:t>
      </w:r>
      <w:ins w:id="534" w:author="Geiza Maria Hamazaki da Silva" w:date="2019-11-12T14:18:00Z">
        <w:r w:rsidR="0020689B">
          <w:rPr>
            <w:sz w:val="24"/>
            <w:szCs w:val="24"/>
          </w:rPr>
          <w:t>s</w:t>
        </w:r>
      </w:ins>
      <w:r>
        <w:rPr>
          <w:sz w:val="24"/>
          <w:szCs w:val="24"/>
        </w:rPr>
        <w:t xml:space="preserve"> escolha</w:t>
      </w:r>
      <w:ins w:id="535" w:author="Geiza Maria Hamazaki da Silva" w:date="2019-11-12T14:18:00Z">
        <w:r w:rsidR="0020689B">
          <w:rPr>
            <w:sz w:val="24"/>
            <w:szCs w:val="24"/>
          </w:rPr>
          <w:t>s foram motivadas</w:t>
        </w:r>
      </w:ins>
      <w:del w:id="536" w:author="Geiza Maria Hamazaki da Silva" w:date="2019-11-12T14:18:00Z">
        <w:r w:rsidDel="0020689B">
          <w:rPr>
            <w:sz w:val="24"/>
            <w:szCs w:val="24"/>
          </w:rPr>
          <w:delText xml:space="preserve"> de cada uma delas se deu por motivos diver</w:delText>
        </w:r>
      </w:del>
      <w:del w:id="537" w:author="Geiza Maria Hamazaki da Silva" w:date="2019-11-12T14:19:00Z">
        <w:r w:rsidDel="0020689B">
          <w:rPr>
            <w:sz w:val="24"/>
            <w:szCs w:val="24"/>
          </w:rPr>
          <w:delText>sos</w:delText>
        </w:r>
      </w:del>
      <w:r>
        <w:rPr>
          <w:sz w:val="24"/>
          <w:szCs w:val="24"/>
        </w:rPr>
        <w:t xml:space="preserve">, </w:t>
      </w:r>
      <w:del w:id="538" w:author="Geiza Maria Hamazaki da Silva" w:date="2019-11-12T14:19:00Z">
        <w:r w:rsidDel="0020689B">
          <w:rPr>
            <w:sz w:val="24"/>
            <w:szCs w:val="24"/>
          </w:rPr>
          <w:delText xml:space="preserve">mas principalmente </w:delText>
        </w:r>
      </w:del>
      <w:r>
        <w:rPr>
          <w:sz w:val="24"/>
          <w:szCs w:val="24"/>
        </w:rPr>
        <w:t>pela linguagem de programação</w:t>
      </w:r>
      <w:ins w:id="539" w:author="Geiza Maria Hamazaki da Silva" w:date="2019-11-12T14:19:00Z">
        <w:r w:rsidR="0020689B">
          <w:rPr>
            <w:sz w:val="24"/>
            <w:szCs w:val="24"/>
          </w:rPr>
          <w:t>, que poderiam ser utilizadas</w:t>
        </w:r>
        <w:del w:id="540" w:author="Thais de Souza Simões" w:date="2020-01-21T13:27:00Z">
          <w:r w:rsidR="0020689B" w:rsidDel="00900369">
            <w:rPr>
              <w:sz w:val="24"/>
              <w:szCs w:val="24"/>
            </w:rPr>
            <w:delText>,</w:delText>
          </w:r>
        </w:del>
      </w:ins>
      <w:r>
        <w:rPr>
          <w:sz w:val="24"/>
          <w:szCs w:val="24"/>
        </w:rPr>
        <w:t xml:space="preserve"> e </w:t>
      </w:r>
      <w:ins w:id="541" w:author="Geiza Maria Hamazaki da Silva" w:date="2019-11-12T14:19:00Z">
        <w:r w:rsidR="0020689B">
          <w:rPr>
            <w:sz w:val="24"/>
            <w:szCs w:val="24"/>
          </w:rPr>
          <w:t xml:space="preserve">pelo </w:t>
        </w:r>
      </w:ins>
      <w:r>
        <w:rPr>
          <w:sz w:val="24"/>
          <w:szCs w:val="24"/>
        </w:rPr>
        <w:t>licenciamento</w:t>
      </w:r>
      <w:r w:rsidR="00D2618A">
        <w:rPr>
          <w:sz w:val="24"/>
          <w:szCs w:val="24"/>
        </w:rPr>
        <w:t>, dando preferência à ferramentas gratuitas</w:t>
      </w:r>
      <w:r>
        <w:rPr>
          <w:sz w:val="24"/>
          <w:szCs w:val="24"/>
        </w:rPr>
        <w:t xml:space="preserve">. Avaliações do GitHub foram essenciais na decisão das bibliotecas </w:t>
      </w:r>
      <w:commentRangeStart w:id="542"/>
      <w:r>
        <w:rPr>
          <w:sz w:val="24"/>
          <w:szCs w:val="24"/>
        </w:rPr>
        <w:t>também</w:t>
      </w:r>
      <w:commentRangeEnd w:id="542"/>
      <w:r w:rsidR="0020689B">
        <w:rPr>
          <w:rStyle w:val="Refdecomentrio"/>
        </w:rPr>
        <w:commentReference w:id="542"/>
      </w:r>
      <w:r>
        <w:rPr>
          <w:sz w:val="24"/>
          <w:szCs w:val="24"/>
        </w:rPr>
        <w:t>.</w:t>
      </w:r>
    </w:p>
    <w:p w14:paraId="416A51A9" w14:textId="12BE0E85" w:rsidR="000F0E5B" w:rsidRDefault="000F0E5B">
      <w:pPr>
        <w:ind w:firstLine="708"/>
        <w:rPr>
          <w:ins w:id="543" w:author="Geiza Maria Hamazaki da Silva" w:date="2019-11-12T14:19:00Z"/>
          <w:sz w:val="24"/>
          <w:szCs w:val="24"/>
        </w:rPr>
      </w:pPr>
    </w:p>
    <w:p w14:paraId="203FB5C5" w14:textId="19B03D5F" w:rsidR="0020689B" w:rsidRDefault="0020689B">
      <w:pPr>
        <w:ind w:firstLine="708"/>
        <w:rPr>
          <w:sz w:val="24"/>
          <w:szCs w:val="24"/>
        </w:rPr>
      </w:pPr>
    </w:p>
    <w:p w14:paraId="26CB955D" w14:textId="77777777" w:rsidR="000F0E5B" w:rsidRPr="0020689B" w:rsidRDefault="00126F3B">
      <w:pPr>
        <w:rPr>
          <w:b/>
          <w:sz w:val="24"/>
          <w:szCs w:val="24"/>
          <w:rPrChange w:id="544" w:author="Geiza Maria Hamazaki da Silva" w:date="2019-11-12T14:19:00Z">
            <w:rPr/>
          </w:rPrChange>
        </w:rPr>
        <w:pPrChange w:id="545" w:author="Geiza Maria Hamazaki da Silva" w:date="2019-11-12T14:19:00Z">
          <w:pPr>
            <w:pStyle w:val="PargrafodaLista"/>
            <w:ind w:left="1440"/>
          </w:pPr>
        </w:pPrChange>
      </w:pPr>
      <w:r w:rsidRPr="0020689B">
        <w:rPr>
          <w:b/>
          <w:sz w:val="24"/>
          <w:szCs w:val="24"/>
          <w:rPrChange w:id="546" w:author="Geiza Maria Hamazaki da Silva" w:date="2019-11-12T14:19:00Z">
            <w:rPr/>
          </w:rPrChange>
        </w:rPr>
        <w:t xml:space="preserve">Python </w:t>
      </w:r>
    </w:p>
    <w:p w14:paraId="6B2DE9DF" w14:textId="66F4EE33" w:rsidR="00D2618A" w:rsidRDefault="00126F3B">
      <w:pPr>
        <w:ind w:firstLine="708"/>
        <w:rPr>
          <w:sz w:val="24"/>
          <w:szCs w:val="24"/>
        </w:rPr>
      </w:pPr>
      <w:r>
        <w:rPr>
          <w:sz w:val="24"/>
          <w:szCs w:val="24"/>
        </w:rPr>
        <w:t xml:space="preserve">Python é uma linguagem interpretada, conhecida pela sua sintaxe simples e amigável, o que lhe concedeu fama e rápido reconhecimento. É uma linguagem para trabalhar com </w:t>
      </w:r>
      <w:r>
        <w:rPr>
          <w:i/>
          <w:sz w:val="24"/>
          <w:szCs w:val="24"/>
        </w:rPr>
        <w:t>frameworks</w:t>
      </w:r>
      <w:r>
        <w:rPr>
          <w:sz w:val="24"/>
          <w:szCs w:val="24"/>
        </w:rPr>
        <w:t xml:space="preserve"> para criação</w:t>
      </w:r>
      <w:r>
        <w:rPr>
          <w:i/>
          <w:sz w:val="24"/>
          <w:szCs w:val="24"/>
        </w:rPr>
        <w:t xml:space="preserve"> </w:t>
      </w:r>
      <w:r>
        <w:rPr>
          <w:sz w:val="24"/>
          <w:szCs w:val="24"/>
        </w:rPr>
        <w:t xml:space="preserve">de servidores para páginas </w:t>
      </w:r>
      <w:r>
        <w:rPr>
          <w:i/>
          <w:sz w:val="24"/>
          <w:szCs w:val="24"/>
        </w:rPr>
        <w:t>web</w:t>
      </w:r>
      <w:r>
        <w:rPr>
          <w:sz w:val="24"/>
          <w:szCs w:val="24"/>
        </w:rPr>
        <w:t xml:space="preserve"> e com a área de ciência de dados. </w:t>
      </w:r>
    </w:p>
    <w:p w14:paraId="5B720F17" w14:textId="6E8296B7" w:rsidR="000F0E5B" w:rsidRDefault="00126F3B">
      <w:pPr>
        <w:ind w:firstLine="708"/>
        <w:rPr>
          <w:sz w:val="24"/>
          <w:szCs w:val="24"/>
        </w:rPr>
      </w:pPr>
      <w:r>
        <w:rPr>
          <w:sz w:val="24"/>
          <w:szCs w:val="24"/>
        </w:rPr>
        <w:t xml:space="preserve">Esta linguagem foi escolhida </w:t>
      </w:r>
      <w:r w:rsidR="00D2618A">
        <w:rPr>
          <w:sz w:val="24"/>
          <w:szCs w:val="24"/>
        </w:rPr>
        <w:t>para ser usada n</w:t>
      </w:r>
      <w:r>
        <w:rPr>
          <w:sz w:val="24"/>
          <w:szCs w:val="24"/>
        </w:rPr>
        <w:t xml:space="preserve">este trabalho por ser </w:t>
      </w:r>
      <w:ins w:id="547" w:author="Geiza Maria Hamazaki da Silva" w:date="2019-11-12T14:22:00Z">
        <w:r w:rsidR="0020689B">
          <w:rPr>
            <w:sz w:val="24"/>
            <w:szCs w:val="24"/>
          </w:rPr>
          <w:t>a utilizada</w:t>
        </w:r>
      </w:ins>
      <w:del w:id="548" w:author="Geiza Maria Hamazaki da Silva" w:date="2019-11-12T14:23:00Z">
        <w:r w:rsidR="00D2618A" w:rsidDel="0020689B">
          <w:rPr>
            <w:sz w:val="24"/>
            <w:szCs w:val="24"/>
          </w:rPr>
          <w:delText>aquela</w:delText>
        </w:r>
        <w:r w:rsidDel="0020689B">
          <w:rPr>
            <w:sz w:val="24"/>
            <w:szCs w:val="24"/>
          </w:rPr>
          <w:delText xml:space="preserve"> no qual o</w:delText>
        </w:r>
      </w:del>
      <w:ins w:id="549" w:author="Geiza Maria Hamazaki da Silva" w:date="2019-11-12T14:23:00Z">
        <w:r w:rsidR="0020689B">
          <w:rPr>
            <w:sz w:val="24"/>
            <w:szCs w:val="24"/>
          </w:rPr>
          <w:t xml:space="preserve"> no desenvolvimento do</w:t>
        </w:r>
      </w:ins>
      <w:r>
        <w:rPr>
          <w:sz w:val="24"/>
          <w:szCs w:val="24"/>
        </w:rPr>
        <w:t xml:space="preserve"> servidor do aplicativo Desaparecidos-RJ</w:t>
      </w:r>
      <w:del w:id="550" w:author="Geiza Maria Hamazaki da Silva" w:date="2019-11-12T14:23:00Z">
        <w:r w:rsidDel="0020689B">
          <w:rPr>
            <w:sz w:val="24"/>
            <w:szCs w:val="24"/>
          </w:rPr>
          <w:delText xml:space="preserve"> foi desenvolvido</w:delText>
        </w:r>
      </w:del>
      <w:r>
        <w:rPr>
          <w:sz w:val="24"/>
          <w:szCs w:val="24"/>
        </w:rPr>
        <w:t>, além de possuir uma</w:t>
      </w:r>
      <w:ins w:id="551" w:author="Geiza Maria Hamazaki da Silva" w:date="2019-11-12T14:23:00Z">
        <w:r w:rsidR="0020689B">
          <w:rPr>
            <w:sz w:val="24"/>
            <w:szCs w:val="24"/>
          </w:rPr>
          <w:t xml:space="preserve"> </w:t>
        </w:r>
      </w:ins>
      <w:commentRangeStart w:id="552"/>
      <w:del w:id="553" w:author="Geiza Maria Hamazaki da Silva" w:date="2019-11-12T14:23:00Z">
        <w:r w:rsidDel="0020689B">
          <w:rPr>
            <w:sz w:val="24"/>
            <w:szCs w:val="24"/>
          </w:rPr>
          <w:delText xml:space="preserve"> enorme </w:delText>
        </w:r>
      </w:del>
      <w:commentRangeEnd w:id="552"/>
      <w:r w:rsidR="0020689B">
        <w:rPr>
          <w:rStyle w:val="Refdecomentrio"/>
        </w:rPr>
        <w:commentReference w:id="552"/>
      </w:r>
      <w:r>
        <w:rPr>
          <w:sz w:val="24"/>
          <w:szCs w:val="24"/>
        </w:rPr>
        <w:t>variedade de bibliotecas de reconhecimento facial.</w:t>
      </w:r>
    </w:p>
    <w:p w14:paraId="41B9C198" w14:textId="77777777" w:rsidR="000F0E5B" w:rsidRDefault="000F0E5B">
      <w:pPr>
        <w:ind w:firstLine="708"/>
        <w:rPr>
          <w:sz w:val="24"/>
          <w:szCs w:val="24"/>
        </w:rPr>
      </w:pPr>
    </w:p>
    <w:p w14:paraId="7BEED1A1" w14:textId="7216B951" w:rsidR="000F0E5B" w:rsidRPr="00126F3B" w:rsidRDefault="00126F3B">
      <w:pPr>
        <w:pPrChange w:id="554" w:author="Geiza Maria Hamazaki da Silva" w:date="2019-11-12T14:24:00Z">
          <w:pPr>
            <w:pStyle w:val="PargrafodaLista"/>
            <w:ind w:left="1440"/>
          </w:pPr>
        </w:pPrChange>
      </w:pPr>
      <w:r w:rsidRPr="0020689B">
        <w:rPr>
          <w:b/>
          <w:sz w:val="24"/>
          <w:szCs w:val="24"/>
          <w:rPrChange w:id="555" w:author="Geiza Maria Hamazaki da Silva" w:date="2019-11-12T14:24:00Z">
            <w:rPr/>
          </w:rPrChange>
        </w:rPr>
        <w:t>PyCharm - Professional (versão licenciada para estudantes)</w:t>
      </w:r>
    </w:p>
    <w:p w14:paraId="13ED0E11" w14:textId="45C8D153" w:rsidR="00D2618A" w:rsidRDefault="00126F3B">
      <w:pPr>
        <w:ind w:firstLine="708"/>
        <w:rPr>
          <w:sz w:val="24"/>
          <w:szCs w:val="24"/>
        </w:rPr>
      </w:pPr>
      <w:r>
        <w:rPr>
          <w:sz w:val="24"/>
          <w:szCs w:val="24"/>
        </w:rPr>
        <w:t xml:space="preserve">PyCharm é </w:t>
      </w:r>
      <w:r w:rsidR="00D2618A">
        <w:rPr>
          <w:sz w:val="24"/>
          <w:szCs w:val="24"/>
        </w:rPr>
        <w:t xml:space="preserve">um ambiente de desenvolvimento para a linguagem Python e seus </w:t>
      </w:r>
      <w:r w:rsidR="00D2618A">
        <w:rPr>
          <w:i/>
          <w:sz w:val="24"/>
          <w:szCs w:val="24"/>
        </w:rPr>
        <w:t>frameworks</w:t>
      </w:r>
      <w:r>
        <w:rPr>
          <w:sz w:val="24"/>
          <w:szCs w:val="24"/>
        </w:rPr>
        <w:t xml:space="preserve"> d</w:t>
      </w:r>
      <w:r w:rsidR="00D2618A">
        <w:rPr>
          <w:sz w:val="24"/>
          <w:szCs w:val="24"/>
        </w:rPr>
        <w:t>esenvolvido pela</w:t>
      </w:r>
      <w:r>
        <w:rPr>
          <w:sz w:val="24"/>
          <w:szCs w:val="24"/>
        </w:rPr>
        <w:t xml:space="preserve"> empresa JetBrains. Este software foi escolhido para ser utilizado por causa da facilidade da instalação de pacotes e</w:t>
      </w:r>
      <w:r w:rsidR="00D2618A">
        <w:rPr>
          <w:sz w:val="24"/>
          <w:szCs w:val="24"/>
        </w:rPr>
        <w:t xml:space="preserve"> familiaridade com o funcionamento da ferramenta</w:t>
      </w:r>
      <w:r>
        <w:rPr>
          <w:sz w:val="24"/>
          <w:szCs w:val="24"/>
        </w:rPr>
        <w:t xml:space="preserve">. </w:t>
      </w:r>
    </w:p>
    <w:p w14:paraId="08417054" w14:textId="77777777" w:rsidR="00126F3B" w:rsidRPr="00126F3B" w:rsidRDefault="00126F3B">
      <w:pPr>
        <w:ind w:firstLine="708"/>
        <w:rPr>
          <w:sz w:val="24"/>
          <w:szCs w:val="24"/>
        </w:rPr>
      </w:pPr>
      <w:r>
        <w:rPr>
          <w:sz w:val="24"/>
          <w:szCs w:val="24"/>
        </w:rPr>
        <w:lastRenderedPageBreak/>
        <w:t xml:space="preserve">Por ser um </w:t>
      </w:r>
      <w:r>
        <w:rPr>
          <w:i/>
          <w:sz w:val="24"/>
          <w:szCs w:val="24"/>
        </w:rPr>
        <w:t>software</w:t>
      </w:r>
      <w:r>
        <w:rPr>
          <w:sz w:val="24"/>
          <w:szCs w:val="24"/>
        </w:rPr>
        <w:t xml:space="preserve"> pago,</w:t>
      </w:r>
      <w:r w:rsidR="00D2618A">
        <w:rPr>
          <w:sz w:val="24"/>
          <w:szCs w:val="24"/>
        </w:rPr>
        <w:t xml:space="preserve"> em sua versão completa,</w:t>
      </w:r>
      <w:r>
        <w:rPr>
          <w:sz w:val="24"/>
          <w:szCs w:val="24"/>
        </w:rPr>
        <w:t xml:space="preserve"> foi requisitada a licença especial de estudantes. </w:t>
      </w:r>
      <w:r w:rsidR="00D2618A">
        <w:rPr>
          <w:sz w:val="24"/>
          <w:szCs w:val="24"/>
        </w:rPr>
        <w:t>Não obstante, e</w:t>
      </w:r>
      <w:r>
        <w:rPr>
          <w:sz w:val="24"/>
          <w:szCs w:val="24"/>
        </w:rPr>
        <w:t xml:space="preserve">ste trabalho também poderia ser desenvolvido utilizando a sua versão gratuita, </w:t>
      </w:r>
      <w:commentRangeStart w:id="556"/>
      <w:r>
        <w:rPr>
          <w:i/>
          <w:sz w:val="24"/>
          <w:szCs w:val="24"/>
        </w:rPr>
        <w:t>Community</w:t>
      </w:r>
      <w:commentRangeEnd w:id="556"/>
      <w:r w:rsidR="0020689B">
        <w:rPr>
          <w:rStyle w:val="Refdecomentrio"/>
        </w:rPr>
        <w:commentReference w:id="556"/>
      </w:r>
      <w:r>
        <w:rPr>
          <w:i/>
          <w:sz w:val="24"/>
          <w:szCs w:val="24"/>
        </w:rPr>
        <w:t>,</w:t>
      </w:r>
      <w:r>
        <w:rPr>
          <w:sz w:val="24"/>
          <w:szCs w:val="24"/>
        </w:rPr>
        <w:t xml:space="preserve"> disponível na </w:t>
      </w:r>
      <w:r w:rsidR="00D2618A">
        <w:rPr>
          <w:sz w:val="24"/>
          <w:szCs w:val="24"/>
        </w:rPr>
        <w:t xml:space="preserve">sua </w:t>
      </w:r>
      <w:r>
        <w:rPr>
          <w:sz w:val="24"/>
          <w:szCs w:val="24"/>
        </w:rPr>
        <w:t>página</w:t>
      </w:r>
      <w:r w:rsidR="00D2618A">
        <w:rPr>
          <w:sz w:val="24"/>
          <w:szCs w:val="24"/>
        </w:rPr>
        <w:t xml:space="preserve"> </w:t>
      </w:r>
      <w:r w:rsidR="00D2618A">
        <w:rPr>
          <w:i/>
          <w:sz w:val="24"/>
          <w:szCs w:val="24"/>
        </w:rPr>
        <w:t>web</w:t>
      </w:r>
      <w:r>
        <w:rPr>
          <w:sz w:val="24"/>
          <w:szCs w:val="24"/>
        </w:rPr>
        <w:t>.</w:t>
      </w:r>
    </w:p>
    <w:p w14:paraId="556CD5EC" w14:textId="77777777" w:rsidR="00900369" w:rsidRDefault="00900369">
      <w:pPr>
        <w:rPr>
          <w:ins w:id="557" w:author="Thais de Souza Simões" w:date="2020-01-21T13:28:00Z"/>
          <w:sz w:val="24"/>
          <w:szCs w:val="24"/>
        </w:rPr>
        <w:pPrChange w:id="558" w:author="Thais de Souza Simões" w:date="2020-01-21T13:29:00Z">
          <w:pPr>
            <w:pStyle w:val="PargrafodaLista"/>
            <w:ind w:left="1440"/>
          </w:pPr>
        </w:pPrChange>
      </w:pPr>
    </w:p>
    <w:p w14:paraId="7E8808F5" w14:textId="72F5A94D" w:rsidR="00900369" w:rsidRPr="00900369" w:rsidRDefault="00900369">
      <w:pPr>
        <w:rPr>
          <w:ins w:id="559" w:author="Thais de Souza Simões" w:date="2020-01-21T13:28:00Z"/>
          <w:b/>
          <w:sz w:val="24"/>
          <w:szCs w:val="24"/>
          <w:rPrChange w:id="560" w:author="Thais de Souza Simões" w:date="2020-01-21T13:29:00Z">
            <w:rPr>
              <w:ins w:id="561" w:author="Thais de Souza Simões" w:date="2020-01-21T13:28:00Z"/>
            </w:rPr>
          </w:rPrChange>
        </w:rPr>
        <w:pPrChange w:id="562" w:author="Thais de Souza Simões" w:date="2020-01-21T13:29:00Z">
          <w:pPr>
            <w:pStyle w:val="PargrafodaLista"/>
            <w:ind w:left="1440"/>
          </w:pPr>
        </w:pPrChange>
      </w:pPr>
      <w:commentRangeStart w:id="563"/>
      <w:commentRangeStart w:id="564"/>
      <w:ins w:id="565" w:author="Thais de Souza Simões" w:date="2020-01-21T13:28:00Z">
        <w:r w:rsidRPr="00900369">
          <w:rPr>
            <w:b/>
            <w:sz w:val="24"/>
            <w:szCs w:val="24"/>
            <w:rPrChange w:id="566" w:author="Thais de Souza Simões" w:date="2020-01-21T13:29:00Z">
              <w:rPr/>
            </w:rPrChange>
          </w:rPr>
          <w:t xml:space="preserve">Redes Neurais Convolucionais </w:t>
        </w:r>
        <w:commentRangeEnd w:id="563"/>
        <w:r>
          <w:commentReference w:id="563"/>
        </w:r>
      </w:ins>
      <w:commentRangeEnd w:id="564"/>
      <w:r w:rsidR="00AE7BBE">
        <w:rPr>
          <w:rStyle w:val="Refdecomentrio"/>
        </w:rPr>
        <w:commentReference w:id="564"/>
      </w:r>
    </w:p>
    <w:p w14:paraId="43CC9E4F" w14:textId="77777777" w:rsidR="00900369" w:rsidRDefault="00900369" w:rsidP="00900369">
      <w:pPr>
        <w:rPr>
          <w:ins w:id="567" w:author="Thais de Souza Simões" w:date="2020-01-21T13:28:00Z"/>
          <w:b/>
          <w:sz w:val="24"/>
          <w:szCs w:val="24"/>
        </w:rPr>
      </w:pPr>
    </w:p>
    <w:p w14:paraId="1BE2078E" w14:textId="77777777" w:rsidR="00900369" w:rsidRDefault="00900369" w:rsidP="00900369">
      <w:pPr>
        <w:ind w:firstLine="720"/>
        <w:rPr>
          <w:ins w:id="568" w:author="Thais de Souza Simões" w:date="2020-01-21T13:28:00Z"/>
          <w:sz w:val="24"/>
          <w:szCs w:val="24"/>
        </w:rPr>
      </w:pPr>
      <w:ins w:id="569" w:author="Thais de Souza Simões" w:date="2020-01-21T13:28:00Z">
        <w:r>
          <w:rPr>
            <w:sz w:val="24"/>
            <w:szCs w:val="24"/>
          </w:rPr>
          <w:t xml:space="preserve">Redes Neurais são modelos de aprendizado de máquina que se propõe a simular o funcionamento de um sistema nervoso humano. Redes Neurais Convolucionais (CNNs) são provavelmente o modelo de rede </w:t>
        </w:r>
        <w:r w:rsidRPr="00FE11F6">
          <w:rPr>
            <w:i/>
            <w:sz w:val="24"/>
            <w:szCs w:val="24"/>
          </w:rPr>
          <w:t>Deep Learning</w:t>
        </w:r>
        <w:r>
          <w:rPr>
            <w:sz w:val="24"/>
            <w:szCs w:val="24"/>
          </w:rPr>
          <w:t xml:space="preserve"> mais conhecido e utilizado atualmente. (PONTI e COSTA, 2017, p.74). </w:t>
        </w:r>
      </w:ins>
    </w:p>
    <w:p w14:paraId="59CD0A9E" w14:textId="0730BEDF" w:rsidR="00E838B6" w:rsidRDefault="00900369">
      <w:pPr>
        <w:ind w:firstLine="720"/>
        <w:rPr>
          <w:ins w:id="570" w:author="Thais de Souza Simões" w:date="2020-01-28T10:34:00Z"/>
          <w:sz w:val="24"/>
          <w:szCs w:val="24"/>
        </w:rPr>
        <w:pPrChange w:id="571" w:author="Thais de Souza Simões" w:date="2020-01-28T10:37:00Z">
          <w:pPr>
            <w:ind w:left="2268"/>
          </w:pPr>
        </w:pPrChange>
      </w:pPr>
      <w:ins w:id="572" w:author="Thais de Souza Simões" w:date="2020-01-21T13:28:00Z">
        <w:r>
          <w:rPr>
            <w:sz w:val="24"/>
            <w:szCs w:val="24"/>
          </w:rPr>
          <w:t>Muito comum no tratamento de imagens, sua criação tem a intenção de se aproximar o máximo possível dos aspectos biológicos da visão</w:t>
        </w:r>
      </w:ins>
      <w:ins w:id="573" w:author="Thais de Souza Simões" w:date="2020-01-21T13:43:00Z">
        <w:r w:rsidR="002D015F">
          <w:rPr>
            <w:sz w:val="24"/>
            <w:szCs w:val="24"/>
          </w:rPr>
          <w:t>. O</w:t>
        </w:r>
      </w:ins>
      <w:ins w:id="574" w:author="Thais de Souza Simões" w:date="2020-01-21T13:44:00Z">
        <w:r w:rsidR="00850AC2">
          <w:rPr>
            <w:sz w:val="24"/>
            <w:szCs w:val="24"/>
          </w:rPr>
          <w:t xml:space="preserve"> funcionamento do</w:t>
        </w:r>
      </w:ins>
      <w:ins w:id="575" w:author="Thais de Souza Simões" w:date="2020-01-21T13:43:00Z">
        <w:r w:rsidR="002D015F">
          <w:rPr>
            <w:sz w:val="24"/>
            <w:szCs w:val="24"/>
          </w:rPr>
          <w:t xml:space="preserve">s neurônios de uma rede neural convolucional </w:t>
        </w:r>
      </w:ins>
      <w:ins w:id="576" w:author="Thais de Souza Simões" w:date="2020-01-28T10:43:00Z">
        <w:r w:rsidR="00FE2373">
          <w:rPr>
            <w:sz w:val="24"/>
            <w:szCs w:val="24"/>
          </w:rPr>
          <w:t>é</w:t>
        </w:r>
      </w:ins>
      <w:commentRangeStart w:id="577"/>
      <w:ins w:id="578" w:author="Thais de Souza Simões" w:date="2020-01-21T13:43:00Z">
        <w:r w:rsidR="002D015F">
          <w:rPr>
            <w:sz w:val="24"/>
            <w:szCs w:val="24"/>
          </w:rPr>
          <w:t xml:space="preserve"> </w:t>
        </w:r>
        <w:r w:rsidR="00FE2373">
          <w:rPr>
            <w:sz w:val="24"/>
            <w:szCs w:val="24"/>
          </w:rPr>
          <w:t>inspirado</w:t>
        </w:r>
        <w:r w:rsidR="002D015F">
          <w:rPr>
            <w:sz w:val="24"/>
            <w:szCs w:val="24"/>
          </w:rPr>
          <w:t xml:space="preserve"> na parte do cérebro responsável pel</w:t>
        </w:r>
        <w:r w:rsidR="00850AC2">
          <w:rPr>
            <w:sz w:val="24"/>
            <w:szCs w:val="24"/>
          </w:rPr>
          <w:t>a visão</w:t>
        </w:r>
      </w:ins>
      <w:ins w:id="579" w:author="Thais de Souza Simões" w:date="2020-01-21T13:44:00Z">
        <w:r w:rsidR="00850AC2">
          <w:rPr>
            <w:sz w:val="24"/>
            <w:szCs w:val="24"/>
          </w:rPr>
          <w:t xml:space="preserve"> humana</w:t>
        </w:r>
      </w:ins>
      <w:commentRangeEnd w:id="577"/>
      <w:ins w:id="580" w:author="Thais de Souza Simões" w:date="2020-01-21T13:46:00Z">
        <w:r w:rsidR="00850AC2">
          <w:rPr>
            <w:rStyle w:val="Refdecomentrio"/>
          </w:rPr>
          <w:commentReference w:id="577"/>
        </w:r>
      </w:ins>
      <w:ins w:id="581" w:author="Thais de Souza Simões" w:date="2020-01-21T13:44:00Z">
        <w:r w:rsidR="00850AC2">
          <w:rPr>
            <w:sz w:val="24"/>
            <w:szCs w:val="24"/>
          </w:rPr>
          <w:t xml:space="preserve">, atribuindo pesos e valores para elementos de uma </w:t>
        </w:r>
        <w:r w:rsidR="00E838B6">
          <w:rPr>
            <w:sz w:val="24"/>
            <w:szCs w:val="24"/>
          </w:rPr>
          <w:t>imagem</w:t>
        </w:r>
      </w:ins>
      <w:ins w:id="582" w:author="Thais de Souza Simões" w:date="2020-01-28T10:33:00Z">
        <w:r w:rsidR="00E838B6">
          <w:rPr>
            <w:sz w:val="24"/>
            <w:szCs w:val="24"/>
          </w:rPr>
          <w:t>.</w:t>
        </w:r>
      </w:ins>
      <w:ins w:id="583" w:author="Thais de Souza Simões" w:date="2020-01-28T10:37:00Z">
        <w:r w:rsidR="00E838B6">
          <w:rPr>
            <w:sz w:val="24"/>
            <w:szCs w:val="24"/>
          </w:rPr>
          <w:t xml:space="preserve"> </w:t>
        </w:r>
        <w:commentRangeStart w:id="584"/>
        <w:r w:rsidR="00E838B6">
          <w:rPr>
            <w:sz w:val="24"/>
            <w:szCs w:val="24"/>
          </w:rPr>
          <w:t xml:space="preserve">Segundo </w:t>
        </w:r>
      </w:ins>
      <w:ins w:id="585" w:author="Thais de Souza Simões" w:date="2020-01-28T10:39:00Z">
        <w:r w:rsidR="00FE2373">
          <w:rPr>
            <w:sz w:val="24"/>
            <w:szCs w:val="24"/>
          </w:rPr>
          <w:t>Vargas, Carvalho e Vasconc</w:t>
        </w:r>
        <w:r w:rsidR="00E838B6">
          <w:rPr>
            <w:sz w:val="24"/>
            <w:szCs w:val="24"/>
          </w:rPr>
          <w:t>elos (</w:t>
        </w:r>
      </w:ins>
      <w:ins w:id="586" w:author="Thais de Souza Simões" w:date="2020-01-28T10:41:00Z">
        <w:r w:rsidR="00FE2373">
          <w:rPr>
            <w:sz w:val="24"/>
            <w:szCs w:val="24"/>
          </w:rPr>
          <w:t>2016, p.1):</w:t>
        </w:r>
      </w:ins>
      <w:ins w:id="587" w:author="Thais de Souza Simões" w:date="2020-01-28T10:37:00Z">
        <w:r w:rsidR="00E838B6">
          <w:rPr>
            <w:sz w:val="24"/>
            <w:szCs w:val="24"/>
          </w:rPr>
          <w:t xml:space="preserve"> </w:t>
        </w:r>
      </w:ins>
      <w:ins w:id="588" w:author="Thais de Souza Simões" w:date="2020-01-28T10:39:00Z">
        <w:r w:rsidR="00E838B6">
          <w:rPr>
            <w:sz w:val="24"/>
            <w:szCs w:val="24"/>
          </w:rPr>
          <w:t>“</w:t>
        </w:r>
      </w:ins>
      <w:ins w:id="589" w:author="Thais de Souza Simões" w:date="2020-01-28T10:34:00Z">
        <w:r w:rsidR="00E838B6" w:rsidRPr="00E838B6">
          <w:rPr>
            <w:sz w:val="24"/>
            <w:szCs w:val="24"/>
            <w:rPrChange w:id="590" w:author="Thais de Souza Simões" w:date="2020-01-28T10:35:00Z">
              <w:rPr/>
            </w:rPrChange>
          </w:rPr>
          <w:t xml:space="preserve">uma CNN </w:t>
        </w:r>
      </w:ins>
      <w:ins w:id="591" w:author="Thais de Souza Simões" w:date="2020-01-28T10:35:00Z">
        <w:r w:rsidR="00E838B6" w:rsidRPr="00E838B6">
          <w:rPr>
            <w:sz w:val="24"/>
            <w:szCs w:val="24"/>
            <w:rPrChange w:id="592" w:author="Thais de Souza Simões" w:date="2020-01-28T10:35:00Z">
              <w:rPr/>
            </w:rPrChange>
          </w:rPr>
          <w:t>é</w:t>
        </w:r>
      </w:ins>
      <w:ins w:id="593" w:author="Thais de Souza Simões" w:date="2020-01-28T10:34:00Z">
        <w:r w:rsidR="00E838B6" w:rsidRPr="00E838B6">
          <w:rPr>
            <w:sz w:val="24"/>
            <w:szCs w:val="24"/>
            <w:rPrChange w:id="594" w:author="Thais de Souza Simões" w:date="2020-01-28T10:35:00Z">
              <w:rPr/>
            </w:rPrChange>
          </w:rPr>
          <w:t xml:space="preserve"> capaz de aplicar filtros em dados visuais, mantendo </w:t>
        </w:r>
      </w:ins>
      <w:ins w:id="595" w:author="Thais de Souza Simões" w:date="2020-01-28T10:35:00Z">
        <w:r w:rsidR="00E838B6" w:rsidRPr="00E838B6">
          <w:rPr>
            <w:sz w:val="24"/>
            <w:szCs w:val="24"/>
            <w:rPrChange w:id="596" w:author="Thais de Souza Simões" w:date="2020-01-28T10:35:00Z">
              <w:rPr/>
            </w:rPrChange>
          </w:rPr>
          <w:t>à</w:t>
        </w:r>
      </w:ins>
      <w:ins w:id="597" w:author="Thais de Souza Simões" w:date="2020-01-28T10:34:00Z">
        <w:r w:rsidR="00E838B6" w:rsidRPr="00A11B86">
          <w:rPr>
            <w:sz w:val="24"/>
            <w:szCs w:val="24"/>
          </w:rPr>
          <w:t xml:space="preserve"> relaç</w:t>
        </w:r>
      </w:ins>
      <w:ins w:id="598" w:author="Thais de Souza Simões" w:date="2020-01-28T10:35:00Z">
        <w:r w:rsidR="00E838B6" w:rsidRPr="00E838B6">
          <w:rPr>
            <w:sz w:val="24"/>
            <w:szCs w:val="24"/>
            <w:rPrChange w:id="599" w:author="Thais de Souza Simões" w:date="2020-01-28T10:35:00Z">
              <w:rPr/>
            </w:rPrChange>
          </w:rPr>
          <w:t>ão</w:t>
        </w:r>
      </w:ins>
      <w:ins w:id="600" w:author="Thais de Souza Simões" w:date="2020-01-28T10:34:00Z">
        <w:r w:rsidR="00E838B6" w:rsidRPr="00E838B6">
          <w:rPr>
            <w:sz w:val="24"/>
            <w:szCs w:val="24"/>
            <w:rPrChange w:id="601" w:author="Thais de Souza Simões" w:date="2020-01-28T10:35:00Z">
              <w:rPr/>
            </w:rPrChange>
          </w:rPr>
          <w:t xml:space="preserve"> de vizinhança entre os pixels da imagem ao longo do processamento da rede</w:t>
        </w:r>
      </w:ins>
      <w:ins w:id="602" w:author="Thais de Souza Simões" w:date="2020-01-28T10:39:00Z">
        <w:r w:rsidR="00E838B6">
          <w:rPr>
            <w:sz w:val="24"/>
            <w:szCs w:val="24"/>
          </w:rPr>
          <w:t>”.</w:t>
        </w:r>
      </w:ins>
      <w:commentRangeEnd w:id="584"/>
      <w:ins w:id="603" w:author="Thais de Souza Simões" w:date="2020-01-28T10:41:00Z">
        <w:r w:rsidR="00FE2373">
          <w:rPr>
            <w:rStyle w:val="Refdecomentrio"/>
          </w:rPr>
          <w:commentReference w:id="584"/>
        </w:r>
      </w:ins>
    </w:p>
    <w:p w14:paraId="381AEBE4" w14:textId="59D22936" w:rsidR="00850AC2" w:rsidRDefault="00850AC2">
      <w:pPr>
        <w:rPr>
          <w:ins w:id="604" w:author="Thais de Souza Simões" w:date="2020-01-21T13:32:00Z"/>
          <w:sz w:val="24"/>
          <w:szCs w:val="24"/>
        </w:rPr>
        <w:pPrChange w:id="605" w:author="Thais de Souza Simões" w:date="2020-01-28T10:38:00Z">
          <w:pPr>
            <w:ind w:left="2268"/>
          </w:pPr>
        </w:pPrChange>
      </w:pPr>
    </w:p>
    <w:p w14:paraId="08321178" w14:textId="6DB76D13" w:rsidR="00AE7BBE" w:rsidRDefault="00AE7BBE" w:rsidP="00AE7BBE">
      <w:pPr>
        <w:jc w:val="center"/>
        <w:rPr>
          <w:sz w:val="24"/>
          <w:szCs w:val="24"/>
        </w:rPr>
      </w:pPr>
      <w:commentRangeStart w:id="606"/>
      <w:commentRangeEnd w:id="606"/>
      <w:r>
        <w:rPr>
          <w:rStyle w:val="Refdecomentrio"/>
        </w:rPr>
        <w:commentReference w:id="606"/>
      </w:r>
      <w:r w:rsidR="007440B6">
        <w:rPr>
          <w:noProof/>
          <w:lang w:eastAsia="pt-BR"/>
        </w:rPr>
        <w:drawing>
          <wp:inline distT="0" distB="0" distL="0" distR="0" wp14:anchorId="1CCF276B" wp14:editId="37255961">
            <wp:extent cx="5760085" cy="1691658"/>
            <wp:effectExtent l="0" t="0" r="0" b="3810"/>
            <wp:docPr id="55" name="Imagem 55" descr="http://www.electricalelibrary.com/wp-content/uploads/2018/11/convolutional_neura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icalelibrary.com/wp-content/uploads/2018/11/convolutional_neural_netwo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691658"/>
                    </a:xfrm>
                    <a:prstGeom prst="rect">
                      <a:avLst/>
                    </a:prstGeom>
                    <a:noFill/>
                    <a:ln>
                      <a:noFill/>
                    </a:ln>
                  </pic:spPr>
                </pic:pic>
              </a:graphicData>
            </a:graphic>
          </wp:inline>
        </w:drawing>
      </w:r>
    </w:p>
    <w:p w14:paraId="1D23CF64" w14:textId="52008C93" w:rsidR="00AE7BBE" w:rsidRDefault="00AE7BBE" w:rsidP="00AE7BBE">
      <w:pPr>
        <w:jc w:val="center"/>
        <w:rPr>
          <w:sz w:val="24"/>
          <w:szCs w:val="24"/>
        </w:rPr>
      </w:pPr>
      <w:r>
        <w:rPr>
          <w:sz w:val="24"/>
          <w:szCs w:val="24"/>
        </w:rPr>
        <w:t xml:space="preserve">Figura XX -  Exemplo de uma rede neural convolucional </w:t>
      </w:r>
    </w:p>
    <w:p w14:paraId="7A1DC076" w14:textId="626D5FA2" w:rsidR="00AE7BBE" w:rsidRDefault="00AE7BBE" w:rsidP="00AE7BBE">
      <w:pPr>
        <w:rPr>
          <w:sz w:val="24"/>
          <w:szCs w:val="24"/>
        </w:rPr>
      </w:pPr>
    </w:p>
    <w:p w14:paraId="18FAB1EE" w14:textId="292A3C7E" w:rsidR="00AE7BBE" w:rsidRDefault="00AE7BBE" w:rsidP="00AE7BBE">
      <w:pPr>
        <w:rPr>
          <w:sz w:val="24"/>
          <w:szCs w:val="24"/>
        </w:rPr>
      </w:pPr>
      <w:r>
        <w:rPr>
          <w:sz w:val="24"/>
          <w:szCs w:val="24"/>
        </w:rPr>
        <w:tab/>
        <w:t>A figura XX mostra o funcionamento de uma rede neural convolucional</w:t>
      </w:r>
      <w:r w:rsidR="00B00E72">
        <w:rPr>
          <w:sz w:val="24"/>
          <w:szCs w:val="24"/>
        </w:rPr>
        <w:t xml:space="preserve">, dado uma imagem de entrada. Na primeira etapa, a de convolução, haverá uma série de neurônios responsáveis pela aplicação de filtros em pedaços específicos da imagem. Em sua essência, um filtro é </w:t>
      </w:r>
      <w:r w:rsidR="007F18B5">
        <w:rPr>
          <w:sz w:val="24"/>
          <w:szCs w:val="24"/>
        </w:rPr>
        <w:t xml:space="preserve">um vetor ou </w:t>
      </w:r>
      <w:r w:rsidR="00B00E72">
        <w:rPr>
          <w:sz w:val="24"/>
          <w:szCs w:val="24"/>
        </w:rPr>
        <w:t>uma matriz pequena que percorre a matriz de entrada, fazendo cálculos que transformam o dado de entrada em uma matriz menor</w:t>
      </w:r>
      <w:r w:rsidR="007F18B5">
        <w:rPr>
          <w:sz w:val="24"/>
          <w:szCs w:val="24"/>
        </w:rPr>
        <w:t>, ou vetor</w:t>
      </w:r>
      <w:r w:rsidR="00B00E72">
        <w:rPr>
          <w:sz w:val="24"/>
          <w:szCs w:val="24"/>
        </w:rPr>
        <w:t>. Existem diversos filtros diferentes, como mostra a figura XX.</w:t>
      </w:r>
    </w:p>
    <w:p w14:paraId="1603A392" w14:textId="24A6DA34" w:rsidR="00B00E72" w:rsidRDefault="00B00E72" w:rsidP="00AE7BBE">
      <w:pPr>
        <w:rPr>
          <w:sz w:val="24"/>
          <w:szCs w:val="24"/>
        </w:rPr>
      </w:pPr>
    </w:p>
    <w:p w14:paraId="300DBF47" w14:textId="39D7FCA1" w:rsidR="00B00E72" w:rsidRDefault="00B00E72" w:rsidP="00B00E72">
      <w:pPr>
        <w:jc w:val="center"/>
        <w:rPr>
          <w:sz w:val="24"/>
          <w:szCs w:val="24"/>
        </w:rPr>
      </w:pPr>
      <w:commentRangeStart w:id="607"/>
      <w:r>
        <w:rPr>
          <w:noProof/>
          <w:lang w:eastAsia="pt-BR"/>
        </w:rPr>
        <w:lastRenderedPageBreak/>
        <w:drawing>
          <wp:inline distT="0" distB="0" distL="0" distR="0" wp14:anchorId="1AAC12D1" wp14:editId="087EE40E">
            <wp:extent cx="3260725" cy="5348605"/>
            <wp:effectExtent l="0" t="0" r="0" b="4445"/>
            <wp:docPr id="49" name="Imagem 49" descr="http://www.electricalelibrary.com/wp-content/uploads/2018/11/screen-shot-2016-08-05-at-11-03-0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icalelibrary.com/wp-content/uploads/2018/11/screen-shot-2016-08-05-at-11-03-0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0725" cy="5348605"/>
                    </a:xfrm>
                    <a:prstGeom prst="rect">
                      <a:avLst/>
                    </a:prstGeom>
                    <a:noFill/>
                    <a:ln>
                      <a:noFill/>
                    </a:ln>
                  </pic:spPr>
                </pic:pic>
              </a:graphicData>
            </a:graphic>
          </wp:inline>
        </w:drawing>
      </w:r>
      <w:commentRangeEnd w:id="607"/>
      <w:r>
        <w:rPr>
          <w:rStyle w:val="Refdecomentrio"/>
        </w:rPr>
        <w:commentReference w:id="607"/>
      </w:r>
    </w:p>
    <w:p w14:paraId="2E037146" w14:textId="4B8E32BF" w:rsidR="00B00E72" w:rsidRDefault="00B00E72" w:rsidP="00B00E72">
      <w:pPr>
        <w:jc w:val="center"/>
        <w:rPr>
          <w:sz w:val="24"/>
          <w:szCs w:val="24"/>
        </w:rPr>
      </w:pPr>
      <w:r>
        <w:rPr>
          <w:sz w:val="24"/>
          <w:szCs w:val="24"/>
        </w:rPr>
        <w:t>Figura XX – Tipos de filtros de imagem</w:t>
      </w:r>
    </w:p>
    <w:p w14:paraId="54BA81D8" w14:textId="77777777" w:rsidR="00B00E72" w:rsidRDefault="00B00E72" w:rsidP="00B00E72">
      <w:pPr>
        <w:rPr>
          <w:sz w:val="24"/>
          <w:szCs w:val="24"/>
        </w:rPr>
      </w:pPr>
      <w:r>
        <w:rPr>
          <w:sz w:val="24"/>
          <w:szCs w:val="24"/>
        </w:rPr>
        <w:tab/>
      </w:r>
    </w:p>
    <w:p w14:paraId="293DA507" w14:textId="4C3B15B8" w:rsidR="00B00E72" w:rsidRDefault="00B00E72" w:rsidP="00B00E72">
      <w:pPr>
        <w:ind w:firstLine="720"/>
        <w:rPr>
          <w:sz w:val="24"/>
          <w:szCs w:val="24"/>
        </w:rPr>
      </w:pPr>
      <w:r>
        <w:rPr>
          <w:sz w:val="24"/>
          <w:szCs w:val="24"/>
        </w:rPr>
        <w:t>Aplicado</w:t>
      </w:r>
      <w:r w:rsidR="0011462B">
        <w:rPr>
          <w:sz w:val="24"/>
          <w:szCs w:val="24"/>
        </w:rPr>
        <w:t>s</w:t>
      </w:r>
      <w:r>
        <w:rPr>
          <w:sz w:val="24"/>
          <w:szCs w:val="24"/>
        </w:rPr>
        <w:t xml:space="preserve"> os filtros, </w:t>
      </w:r>
      <w:r w:rsidR="007440B6">
        <w:rPr>
          <w:sz w:val="24"/>
          <w:szCs w:val="24"/>
        </w:rPr>
        <w:t>a próxima etapa</w:t>
      </w:r>
      <w:r w:rsidR="0011462B">
        <w:rPr>
          <w:sz w:val="24"/>
          <w:szCs w:val="24"/>
        </w:rPr>
        <w:t xml:space="preserve"> é a aplicação de uma função de ativação. As funções de ativação têm como objetivo retirar a linearidade dos resultados obtidos anteriormente, trazendo uma maior capacidade interpretativa a rede neural</w:t>
      </w:r>
      <w:r w:rsidR="007440B6">
        <w:rPr>
          <w:sz w:val="24"/>
          <w:szCs w:val="24"/>
        </w:rPr>
        <w:t>, uma vez que a realidade não segue um padrão linear</w:t>
      </w:r>
      <w:r w:rsidR="0011462B">
        <w:rPr>
          <w:sz w:val="24"/>
          <w:szCs w:val="24"/>
        </w:rPr>
        <w:t xml:space="preserve">. Existem diversas funções de ativação, tais </w:t>
      </w:r>
      <w:r w:rsidR="00A60937">
        <w:rPr>
          <w:sz w:val="24"/>
          <w:szCs w:val="24"/>
        </w:rPr>
        <w:t>como</w:t>
      </w:r>
      <w:r w:rsidR="0011462B">
        <w:rPr>
          <w:sz w:val="24"/>
          <w:szCs w:val="24"/>
        </w:rPr>
        <w:t xml:space="preserve">: </w:t>
      </w:r>
      <w:r w:rsidR="0011462B">
        <w:rPr>
          <w:rFonts w:ascii="Helvetica" w:hAnsi="Helvetica"/>
          <w:color w:val="333333"/>
          <w:sz w:val="25"/>
          <w:szCs w:val="25"/>
          <w:shd w:val="clear" w:color="auto" w:fill="FFFFFF"/>
        </w:rPr>
        <w:t> </w:t>
      </w:r>
      <w:commentRangeStart w:id="608"/>
      <w:r w:rsidR="0011462B" w:rsidRPr="00A60937">
        <w:rPr>
          <w:sz w:val="24"/>
          <w:szCs w:val="24"/>
        </w:rPr>
        <w:fldChar w:fldCharType="begin"/>
      </w:r>
      <w:r w:rsidR="0011462B" w:rsidRPr="00A60937">
        <w:rPr>
          <w:sz w:val="24"/>
          <w:szCs w:val="24"/>
        </w:rPr>
        <w:instrText xml:space="preserve"> HYPERLINK "https://matheusfacure.github.io/2017/07/12/activ-func/" \l "sig" </w:instrText>
      </w:r>
      <w:r w:rsidR="0011462B" w:rsidRPr="00A60937">
        <w:rPr>
          <w:sz w:val="24"/>
          <w:szCs w:val="24"/>
        </w:rPr>
        <w:fldChar w:fldCharType="separate"/>
      </w:r>
      <w:r w:rsidR="0011462B" w:rsidRPr="00A60937">
        <w:rPr>
          <w:bCs/>
          <w:sz w:val="24"/>
          <w:szCs w:val="24"/>
        </w:rPr>
        <w:t>Sigmoide</w:t>
      </w:r>
      <w:r w:rsidR="0011462B" w:rsidRPr="00A60937">
        <w:rPr>
          <w:sz w:val="24"/>
          <w:szCs w:val="24"/>
        </w:rPr>
        <w:fldChar w:fldCharType="end"/>
      </w:r>
      <w:r w:rsidR="0011462B" w:rsidRPr="00A60937">
        <w:rPr>
          <w:sz w:val="24"/>
          <w:szCs w:val="24"/>
        </w:rPr>
        <w:t>, </w:t>
      </w:r>
      <w:hyperlink r:id="rId16" w:anchor="tanh" w:history="1">
        <w:r w:rsidR="0011462B" w:rsidRPr="00A60937">
          <w:rPr>
            <w:bCs/>
            <w:sz w:val="24"/>
            <w:szCs w:val="24"/>
          </w:rPr>
          <w:t>Tangente Hiperbólica (TanH)</w:t>
        </w:r>
      </w:hyperlink>
      <w:r w:rsidR="00A60937" w:rsidRPr="00A60937">
        <w:rPr>
          <w:sz w:val="24"/>
          <w:szCs w:val="24"/>
        </w:rPr>
        <w:t xml:space="preserve"> e</w:t>
      </w:r>
      <w:r w:rsidR="0011462B" w:rsidRPr="00A60937">
        <w:rPr>
          <w:sz w:val="24"/>
          <w:szCs w:val="24"/>
        </w:rPr>
        <w:t> </w:t>
      </w:r>
      <w:hyperlink r:id="rId17" w:anchor="relu" w:history="1">
        <w:r w:rsidR="0011462B" w:rsidRPr="00A60937">
          <w:rPr>
            <w:bCs/>
            <w:sz w:val="24"/>
            <w:szCs w:val="24"/>
          </w:rPr>
          <w:t>Unidade Linear Retificada (ReLU)</w:t>
        </w:r>
      </w:hyperlink>
      <w:r w:rsidR="0011462B" w:rsidRPr="00A60937">
        <w:rPr>
          <w:sz w:val="24"/>
          <w:szCs w:val="24"/>
        </w:rPr>
        <w:t>.</w:t>
      </w:r>
      <w:commentRangeEnd w:id="608"/>
      <w:r w:rsidR="00905AFD">
        <w:rPr>
          <w:rStyle w:val="Refdecomentrio"/>
        </w:rPr>
        <w:commentReference w:id="608"/>
      </w:r>
    </w:p>
    <w:p w14:paraId="05E806D1" w14:textId="348CAE93" w:rsidR="0007689C" w:rsidRDefault="00905AFD" w:rsidP="00B00E72">
      <w:pPr>
        <w:ind w:firstLine="720"/>
        <w:rPr>
          <w:sz w:val="24"/>
          <w:szCs w:val="24"/>
        </w:rPr>
      </w:pPr>
      <w:r>
        <w:rPr>
          <w:sz w:val="24"/>
          <w:szCs w:val="24"/>
        </w:rPr>
        <w:t xml:space="preserve">Após a fase de convolução, existe uma fase chamada </w:t>
      </w:r>
      <w:r>
        <w:rPr>
          <w:i/>
          <w:sz w:val="24"/>
          <w:szCs w:val="24"/>
        </w:rPr>
        <w:t>Pooling</w:t>
      </w:r>
      <w:r>
        <w:rPr>
          <w:sz w:val="24"/>
          <w:szCs w:val="24"/>
        </w:rPr>
        <w:t>, responsável pela extração de apenas características importantes</w:t>
      </w:r>
      <w:r w:rsidR="0007689C">
        <w:rPr>
          <w:sz w:val="24"/>
          <w:szCs w:val="24"/>
        </w:rPr>
        <w:t xml:space="preserve"> e sua redução de tamanho</w:t>
      </w:r>
      <w:r>
        <w:rPr>
          <w:sz w:val="24"/>
          <w:szCs w:val="24"/>
        </w:rPr>
        <w:t>. Tratando-se de matri</w:t>
      </w:r>
      <w:r w:rsidR="007F18B5">
        <w:rPr>
          <w:sz w:val="24"/>
          <w:szCs w:val="24"/>
        </w:rPr>
        <w:t>zes, ele irá aplicar um filtro</w:t>
      </w:r>
      <w:r>
        <w:rPr>
          <w:sz w:val="24"/>
          <w:szCs w:val="24"/>
        </w:rPr>
        <w:t xml:space="preserve"> para subdividir a matriz </w:t>
      </w:r>
      <w:r w:rsidR="007F18B5">
        <w:rPr>
          <w:sz w:val="24"/>
          <w:szCs w:val="24"/>
        </w:rPr>
        <w:t>ou vetor de dados vindo</w:t>
      </w:r>
      <w:r>
        <w:rPr>
          <w:sz w:val="24"/>
          <w:szCs w:val="24"/>
        </w:rPr>
        <w:t xml:space="preserve"> da fase</w:t>
      </w:r>
      <w:r w:rsidR="0007689C">
        <w:rPr>
          <w:sz w:val="24"/>
          <w:szCs w:val="24"/>
        </w:rPr>
        <w:t xml:space="preserve"> anterior, podendo este filtro ser diferente em cada rede neural. Alguns exemplos de filtros são: maior valor, soma e média.</w:t>
      </w:r>
    </w:p>
    <w:p w14:paraId="313D00CC" w14:textId="2A38ADA6" w:rsidR="0007689C" w:rsidRPr="0007689C" w:rsidRDefault="0007689C" w:rsidP="00B00E72">
      <w:pPr>
        <w:ind w:firstLine="720"/>
        <w:rPr>
          <w:sz w:val="24"/>
          <w:szCs w:val="24"/>
        </w:rPr>
      </w:pPr>
      <w:r>
        <w:rPr>
          <w:sz w:val="24"/>
          <w:szCs w:val="24"/>
        </w:rPr>
        <w:t xml:space="preserve">A Figura XX mostra o processo de </w:t>
      </w:r>
      <w:r>
        <w:rPr>
          <w:i/>
          <w:sz w:val="24"/>
          <w:szCs w:val="24"/>
        </w:rPr>
        <w:t>pooling</w:t>
      </w:r>
      <w:r>
        <w:rPr>
          <w:sz w:val="24"/>
          <w:szCs w:val="24"/>
        </w:rPr>
        <w:t xml:space="preserve"> com filtro de maior valor:</w:t>
      </w:r>
    </w:p>
    <w:p w14:paraId="38E38060" w14:textId="0A291BF4" w:rsidR="00905AFD" w:rsidRDefault="0007689C" w:rsidP="00B00E72">
      <w:pPr>
        <w:ind w:firstLine="720"/>
        <w:rPr>
          <w:sz w:val="24"/>
          <w:szCs w:val="24"/>
        </w:rPr>
      </w:pPr>
      <w:r>
        <w:rPr>
          <w:noProof/>
          <w:lang w:eastAsia="pt-BR"/>
        </w:rPr>
        <w:lastRenderedPageBreak/>
        <mc:AlternateContent>
          <mc:Choice Requires="wps">
            <w:drawing>
              <wp:anchor distT="0" distB="0" distL="114300" distR="114300" simplePos="0" relativeHeight="251661312" behindDoc="0" locked="0" layoutInCell="1" allowOverlap="1" wp14:anchorId="2276B813" wp14:editId="05E5E0A2">
                <wp:simplePos x="0" y="0"/>
                <wp:positionH relativeFrom="column">
                  <wp:posOffset>4268242</wp:posOffset>
                </wp:positionH>
                <wp:positionV relativeFrom="paragraph">
                  <wp:posOffset>-62218</wp:posOffset>
                </wp:positionV>
                <wp:extent cx="138023" cy="172528"/>
                <wp:effectExtent l="0" t="0" r="0" b="0"/>
                <wp:wrapNone/>
                <wp:docPr id="53" name="Retângulo 53"/>
                <wp:cNvGraphicFramePr/>
                <a:graphic xmlns:a="http://schemas.openxmlformats.org/drawingml/2006/main">
                  <a:graphicData uri="http://schemas.microsoft.com/office/word/2010/wordprocessingShape">
                    <wps:wsp>
                      <wps:cNvSpPr/>
                      <wps:spPr>
                        <a:xfrm>
                          <a:off x="0" y="0"/>
                          <a:ext cx="138023" cy="17252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E6E1D4" id="Retângulo 53" o:spid="_x0000_s1026" style="position:absolute;margin-left:336.1pt;margin-top:-4.9pt;width:10.85pt;height:1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" fillcolor="white [3212]" stroked="f"/>
            </w:pict>
          </mc:Fallback>
        </mc:AlternateContent>
      </w:r>
      <w:r>
        <w:rPr>
          <w:sz w:val="24"/>
          <w:szCs w:val="24"/>
        </w:rPr>
        <w:t xml:space="preserve"> </w:t>
      </w:r>
      <w:commentRangeStart w:id="609"/>
      <w:r>
        <w:rPr>
          <w:noProof/>
          <w:lang w:eastAsia="pt-BR"/>
        </w:rPr>
        <w:drawing>
          <wp:inline distT="0" distB="0" distL="0" distR="0" wp14:anchorId="0C202066" wp14:editId="26043319">
            <wp:extent cx="4916805" cy="2113280"/>
            <wp:effectExtent l="0" t="0" r="0" b="1270"/>
            <wp:docPr id="54" name="Imagem 54" descr="http://www.electricalelibrary.com/wp-content/uploads/2018/11/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icalelibrary.com/wp-content/uploads/2018/11/max-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113280"/>
                    </a:xfrm>
                    <a:prstGeom prst="rect">
                      <a:avLst/>
                    </a:prstGeom>
                    <a:noFill/>
                    <a:ln>
                      <a:noFill/>
                    </a:ln>
                  </pic:spPr>
                </pic:pic>
              </a:graphicData>
            </a:graphic>
          </wp:inline>
        </w:drawing>
      </w:r>
      <w:commentRangeEnd w:id="609"/>
      <w:r>
        <w:rPr>
          <w:rStyle w:val="Refdecomentrio"/>
        </w:rPr>
        <w:commentReference w:id="609"/>
      </w:r>
    </w:p>
    <w:p w14:paraId="6F021D58" w14:textId="4F9BBD15" w:rsidR="0007689C" w:rsidRPr="0007689C" w:rsidRDefault="0007689C" w:rsidP="0007689C">
      <w:pPr>
        <w:ind w:firstLine="720"/>
        <w:jc w:val="center"/>
        <w:rPr>
          <w:sz w:val="24"/>
          <w:szCs w:val="24"/>
        </w:rPr>
      </w:pPr>
      <w:r>
        <w:rPr>
          <w:sz w:val="24"/>
          <w:szCs w:val="24"/>
        </w:rPr>
        <w:t xml:space="preserve">Figura XX – </w:t>
      </w:r>
      <w:r>
        <w:rPr>
          <w:i/>
          <w:sz w:val="24"/>
          <w:szCs w:val="24"/>
        </w:rPr>
        <w:t>Pooling</w:t>
      </w:r>
      <w:r>
        <w:rPr>
          <w:sz w:val="24"/>
          <w:szCs w:val="24"/>
        </w:rPr>
        <w:t xml:space="preserve"> com filtro de maior valor</w:t>
      </w:r>
    </w:p>
    <w:p w14:paraId="71A88CAB" w14:textId="77777777" w:rsidR="007440B6" w:rsidRDefault="00900369" w:rsidP="00900369">
      <w:pPr>
        <w:rPr>
          <w:sz w:val="24"/>
          <w:szCs w:val="24"/>
        </w:rPr>
      </w:pPr>
      <w:ins w:id="610" w:author="Thais de Souza Simões" w:date="2020-01-21T13:28:00Z">
        <w:r>
          <w:rPr>
            <w:sz w:val="24"/>
            <w:szCs w:val="24"/>
          </w:rPr>
          <w:tab/>
        </w:r>
      </w:ins>
    </w:p>
    <w:p w14:paraId="7B52D3BD" w14:textId="59E60679" w:rsidR="00900369" w:rsidRDefault="0007689C" w:rsidP="007440B6">
      <w:pPr>
        <w:ind w:firstLine="720"/>
        <w:rPr>
          <w:sz w:val="24"/>
          <w:szCs w:val="24"/>
        </w:rPr>
      </w:pPr>
      <w:r>
        <w:rPr>
          <w:sz w:val="24"/>
          <w:szCs w:val="24"/>
        </w:rPr>
        <w:t xml:space="preserve">Essas etapas são extremamente importantes, pois diminuem a carga de </w:t>
      </w:r>
      <w:r w:rsidR="007440B6">
        <w:rPr>
          <w:sz w:val="24"/>
          <w:szCs w:val="24"/>
        </w:rPr>
        <w:t xml:space="preserve">processamento das redes neurais. Como visto na figura XX, a convolução e o </w:t>
      </w:r>
      <w:r w:rsidR="007440B6">
        <w:rPr>
          <w:i/>
          <w:sz w:val="24"/>
          <w:szCs w:val="24"/>
        </w:rPr>
        <w:t>pooling</w:t>
      </w:r>
      <w:r w:rsidR="007440B6">
        <w:rPr>
          <w:sz w:val="24"/>
          <w:szCs w:val="24"/>
        </w:rPr>
        <w:t xml:space="preserve"> fazem parte da seção de extração de características e ambas ocorrem, no mínimo, duas vezes antes de ir para a seção de classificação.</w:t>
      </w:r>
      <w:r w:rsidR="007F18B5">
        <w:rPr>
          <w:sz w:val="24"/>
          <w:szCs w:val="24"/>
        </w:rPr>
        <w:t xml:space="preserve"> Isto garante a possibilidade de reaplicação de filtros para retirar ruídos restantes ou a aplicação de novos filtros em cima daquela mesma etapa.</w:t>
      </w:r>
    </w:p>
    <w:p w14:paraId="46B7973C" w14:textId="2BEFD4EB" w:rsidR="007440B6" w:rsidRDefault="007440B6" w:rsidP="007440B6">
      <w:pPr>
        <w:ind w:firstLine="720"/>
        <w:rPr>
          <w:sz w:val="24"/>
          <w:szCs w:val="24"/>
        </w:rPr>
      </w:pPr>
      <w:r>
        <w:rPr>
          <w:sz w:val="24"/>
          <w:szCs w:val="24"/>
        </w:rPr>
        <w:t>A seção de classificação</w:t>
      </w:r>
      <w:r w:rsidR="007F18B5">
        <w:rPr>
          <w:sz w:val="24"/>
          <w:szCs w:val="24"/>
        </w:rPr>
        <w:t>, seguinte a seção de extração de características,</w:t>
      </w:r>
      <w:r>
        <w:rPr>
          <w:sz w:val="24"/>
          <w:szCs w:val="24"/>
        </w:rPr>
        <w:t xml:space="preserve"> possui a </w:t>
      </w:r>
      <w:r w:rsidR="00AC2FCE">
        <w:rPr>
          <w:sz w:val="24"/>
          <w:szCs w:val="24"/>
        </w:rPr>
        <w:t>fase</w:t>
      </w:r>
      <w:r>
        <w:rPr>
          <w:sz w:val="24"/>
          <w:szCs w:val="24"/>
        </w:rPr>
        <w:t xml:space="preserve"> conhecida como “Totalmente conectada”. </w:t>
      </w:r>
      <w:r w:rsidR="00AC2FCE">
        <w:rPr>
          <w:sz w:val="24"/>
          <w:szCs w:val="24"/>
        </w:rPr>
        <w:t xml:space="preserve">Nesta fase se encontra a rede neural </w:t>
      </w:r>
      <w:r w:rsidR="00AC2FCE" w:rsidRPr="00AC2FCE">
        <w:rPr>
          <w:i/>
          <w:sz w:val="24"/>
          <w:szCs w:val="24"/>
        </w:rPr>
        <w:t>perceptron</w:t>
      </w:r>
      <w:r w:rsidR="00AC2FCE">
        <w:rPr>
          <w:sz w:val="24"/>
          <w:szCs w:val="24"/>
        </w:rPr>
        <w:t>, responsável por conectar todos os neurônios de uma camada anterior, a todos da camada seguinte para produzir um resultado final. A cada camada é atribuído um peso que servirá como parâmetro de comparação e irá determinar o valor daquele neurônio ao passar para frente.</w:t>
      </w:r>
      <w:r w:rsidR="00A918A7">
        <w:rPr>
          <w:sz w:val="24"/>
          <w:szCs w:val="24"/>
        </w:rPr>
        <w:t xml:space="preserve"> Cada camada é responsável pela tomada de uma decisão importante para o resultado.</w:t>
      </w:r>
    </w:p>
    <w:p w14:paraId="062099EA" w14:textId="79E04F0D" w:rsidR="00A918A7" w:rsidRDefault="00A918A7" w:rsidP="00A918A7">
      <w:pPr>
        <w:ind w:firstLine="720"/>
        <w:jc w:val="center"/>
        <w:rPr>
          <w:sz w:val="24"/>
          <w:szCs w:val="24"/>
        </w:rPr>
      </w:pPr>
      <w:commentRangeStart w:id="611"/>
      <w:commentRangeStart w:id="612"/>
      <w:r>
        <w:rPr>
          <w:noProof/>
          <w:lang w:eastAsia="pt-BR"/>
        </w:rPr>
        <w:drawing>
          <wp:inline distT="0" distB="0" distL="0" distR="0" wp14:anchorId="2E765B16" wp14:editId="63754785">
            <wp:extent cx="3093984" cy="2898813"/>
            <wp:effectExtent l="0" t="0" r="0" b="0"/>
            <wp:docPr id="56" name="Imagem 56" descr="Resultado de imagem para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perceptr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9692" cy="2904161"/>
                    </a:xfrm>
                    <a:prstGeom prst="rect">
                      <a:avLst/>
                    </a:prstGeom>
                    <a:noFill/>
                    <a:ln>
                      <a:noFill/>
                    </a:ln>
                  </pic:spPr>
                </pic:pic>
              </a:graphicData>
            </a:graphic>
          </wp:inline>
        </w:drawing>
      </w:r>
      <w:commentRangeEnd w:id="611"/>
      <w:r w:rsidR="007F18B5">
        <w:rPr>
          <w:rStyle w:val="Refdecomentrio"/>
        </w:rPr>
        <w:commentReference w:id="611"/>
      </w:r>
      <w:commentRangeEnd w:id="612"/>
      <w:r w:rsidR="00023F24">
        <w:rPr>
          <w:rStyle w:val="Refdecomentrio"/>
        </w:rPr>
        <w:commentReference w:id="612"/>
      </w:r>
    </w:p>
    <w:p w14:paraId="2D45AE65" w14:textId="536F9433" w:rsidR="00A918A7" w:rsidRDefault="00A918A7" w:rsidP="00A918A7">
      <w:pPr>
        <w:ind w:firstLine="720"/>
        <w:jc w:val="center"/>
        <w:rPr>
          <w:sz w:val="24"/>
          <w:szCs w:val="24"/>
        </w:rPr>
      </w:pPr>
      <w:r>
        <w:rPr>
          <w:sz w:val="24"/>
          <w:szCs w:val="24"/>
        </w:rPr>
        <w:t xml:space="preserve">Figura XX – Exemplo de </w:t>
      </w:r>
      <w:r w:rsidRPr="00E80A96">
        <w:rPr>
          <w:i/>
          <w:sz w:val="24"/>
          <w:szCs w:val="24"/>
        </w:rPr>
        <w:t>perceptron</w:t>
      </w:r>
    </w:p>
    <w:p w14:paraId="7A955B8A" w14:textId="4EE5B65E" w:rsidR="00A918A7" w:rsidRDefault="00A918A7" w:rsidP="00A918A7">
      <w:pPr>
        <w:ind w:firstLine="720"/>
        <w:jc w:val="center"/>
        <w:rPr>
          <w:sz w:val="24"/>
          <w:szCs w:val="24"/>
        </w:rPr>
      </w:pPr>
    </w:p>
    <w:p w14:paraId="5D920A17" w14:textId="1EE15DA2" w:rsidR="00A918A7" w:rsidRPr="00A918A7" w:rsidRDefault="00A918A7" w:rsidP="00A918A7">
      <w:pPr>
        <w:ind w:firstLine="720"/>
        <w:rPr>
          <w:ins w:id="613" w:author="Thais de Souza Simões" w:date="2020-01-21T13:28:00Z"/>
          <w:sz w:val="24"/>
          <w:szCs w:val="24"/>
        </w:rPr>
      </w:pPr>
      <w:r>
        <w:rPr>
          <w:sz w:val="24"/>
          <w:szCs w:val="24"/>
        </w:rPr>
        <w:t xml:space="preserve">A figura XX ilustra a ideia de um </w:t>
      </w:r>
      <w:r>
        <w:rPr>
          <w:i/>
          <w:sz w:val="24"/>
          <w:szCs w:val="24"/>
        </w:rPr>
        <w:t>perceptron</w:t>
      </w:r>
      <w:r>
        <w:rPr>
          <w:sz w:val="24"/>
          <w:szCs w:val="24"/>
        </w:rPr>
        <w:t>. As entradas x1, x2, ..., xN estão vindo de posições diferentes e possuem pesos diferentes (w1, w2, ...,</w:t>
      </w:r>
      <w:r w:rsidR="00A6114C">
        <w:rPr>
          <w:sz w:val="24"/>
          <w:szCs w:val="24"/>
        </w:rPr>
        <w:t xml:space="preserve"> </w:t>
      </w:r>
      <w:r>
        <w:rPr>
          <w:sz w:val="24"/>
          <w:szCs w:val="24"/>
        </w:rPr>
        <w:t>wN). O neurônio que está recebendo essas informações, fará uma soma ponderada com os valores recebidos e irá comparar o resultado com o limiar estabelecido para aquela camada. Ele identificará qual foi o nível de sucesso esperado e irá retornar um resultado y que estará ligado ao(s) neurônio(s) da próxima camada. Isso se seguirá até que haja um</w:t>
      </w:r>
      <w:r w:rsidR="00A6114C">
        <w:rPr>
          <w:sz w:val="24"/>
          <w:szCs w:val="24"/>
        </w:rPr>
        <w:t>a camada com um único neurônio</w:t>
      </w:r>
      <w:r>
        <w:rPr>
          <w:sz w:val="24"/>
          <w:szCs w:val="24"/>
        </w:rPr>
        <w:t xml:space="preserve"> que irá </w:t>
      </w:r>
      <w:r w:rsidR="00A6114C">
        <w:rPr>
          <w:sz w:val="24"/>
          <w:szCs w:val="24"/>
        </w:rPr>
        <w:t xml:space="preserve">comparar o resultado da soma com o limiar e </w:t>
      </w:r>
      <w:r>
        <w:rPr>
          <w:sz w:val="24"/>
          <w:szCs w:val="24"/>
        </w:rPr>
        <w:t>classificar a imagem de entrada.</w:t>
      </w:r>
    </w:p>
    <w:p w14:paraId="3391F991" w14:textId="0DD665B2" w:rsidR="00900369" w:rsidRPr="0053247F" w:rsidRDefault="00900369" w:rsidP="00900369">
      <w:pPr>
        <w:ind w:firstLine="720"/>
        <w:rPr>
          <w:ins w:id="614" w:author="Thais de Souza Simões" w:date="2020-01-21T13:28:00Z"/>
          <w:sz w:val="24"/>
          <w:szCs w:val="24"/>
        </w:rPr>
      </w:pPr>
      <w:ins w:id="615" w:author="Thais de Souza Simões" w:date="2020-01-21T13:28:00Z">
        <w:r>
          <w:rPr>
            <w:sz w:val="24"/>
            <w:szCs w:val="24"/>
          </w:rPr>
          <w:t xml:space="preserve">As redes neurais convolucionais </w:t>
        </w:r>
      </w:ins>
      <w:r w:rsidR="0053247F">
        <w:rPr>
          <w:sz w:val="24"/>
          <w:szCs w:val="24"/>
        </w:rPr>
        <w:t xml:space="preserve">foram utilizadas pelas bibliotecas </w:t>
      </w:r>
      <w:r w:rsidR="0053247F">
        <w:rPr>
          <w:i/>
          <w:sz w:val="24"/>
          <w:szCs w:val="24"/>
        </w:rPr>
        <w:t>OpenFace</w:t>
      </w:r>
      <w:r w:rsidR="0053247F">
        <w:rPr>
          <w:sz w:val="24"/>
          <w:szCs w:val="24"/>
        </w:rPr>
        <w:t xml:space="preserve"> para treinar o modelo que será usado para a detecção de rostos</w:t>
      </w:r>
      <w:ins w:id="616" w:author="Thais de Souza Simões" w:date="2020-01-21T13:28:00Z">
        <w:r>
          <w:rPr>
            <w:sz w:val="24"/>
            <w:szCs w:val="24"/>
          </w:rPr>
          <w:t>.</w:t>
        </w:r>
      </w:ins>
      <w:r w:rsidR="0053247F">
        <w:rPr>
          <w:sz w:val="24"/>
          <w:szCs w:val="24"/>
        </w:rPr>
        <w:t xml:space="preserve"> </w:t>
      </w:r>
      <w:r w:rsidR="00C22EAE">
        <w:rPr>
          <w:sz w:val="24"/>
          <w:szCs w:val="24"/>
        </w:rPr>
        <w:t>Este modelo</w:t>
      </w:r>
      <w:r w:rsidR="0053247F">
        <w:rPr>
          <w:sz w:val="24"/>
          <w:szCs w:val="24"/>
        </w:rPr>
        <w:t xml:space="preserve"> também é utilizado pela outra biblioteca testada neste trabalho,</w:t>
      </w:r>
      <w:r w:rsidR="0038758B">
        <w:rPr>
          <w:sz w:val="24"/>
          <w:szCs w:val="24"/>
        </w:rPr>
        <w:t xml:space="preserve"> o</w:t>
      </w:r>
      <w:r w:rsidR="0053247F">
        <w:rPr>
          <w:sz w:val="24"/>
          <w:szCs w:val="24"/>
        </w:rPr>
        <w:t xml:space="preserve"> </w:t>
      </w:r>
      <w:r w:rsidR="0053247F">
        <w:rPr>
          <w:i/>
          <w:sz w:val="24"/>
          <w:szCs w:val="24"/>
        </w:rPr>
        <w:t>Face Recognition.</w:t>
      </w:r>
    </w:p>
    <w:p w14:paraId="56B52638" w14:textId="04C8B804" w:rsidR="00900369" w:rsidDel="00900369" w:rsidRDefault="00900369">
      <w:pPr>
        <w:rPr>
          <w:del w:id="617" w:author="Thais de Souza Simões" w:date="2020-01-21T13:29:00Z"/>
          <w:sz w:val="24"/>
          <w:szCs w:val="24"/>
        </w:rPr>
        <w:pPrChange w:id="618" w:author="Thais de Souza Simões" w:date="2020-01-21T13:28:00Z">
          <w:pPr>
            <w:ind w:firstLine="708"/>
          </w:pPr>
        </w:pPrChange>
      </w:pPr>
    </w:p>
    <w:p w14:paraId="1E037E53" w14:textId="77777777" w:rsidR="00900369" w:rsidRDefault="00900369">
      <w:pPr>
        <w:rPr>
          <w:ins w:id="619" w:author="Thais de Souza Simões" w:date="2020-01-21T13:28:00Z"/>
          <w:b/>
          <w:sz w:val="24"/>
          <w:szCs w:val="24"/>
        </w:rPr>
        <w:pPrChange w:id="620" w:author="Geiza Maria Hamazaki da Silva" w:date="2019-11-12T14:28:00Z">
          <w:pPr>
            <w:pStyle w:val="PargrafodaLista"/>
            <w:ind w:left="1440"/>
          </w:pPr>
        </w:pPrChange>
      </w:pPr>
    </w:p>
    <w:p w14:paraId="11E15913" w14:textId="2A7678C2" w:rsidR="000F0E5B" w:rsidRPr="00CB4462" w:rsidRDefault="00126F3B">
      <w:pPr>
        <w:rPr>
          <w:b/>
          <w:sz w:val="24"/>
          <w:szCs w:val="24"/>
          <w:rPrChange w:id="621" w:author="Geiza Maria Hamazaki da Silva" w:date="2019-11-12T14:28:00Z">
            <w:rPr/>
          </w:rPrChange>
        </w:rPr>
        <w:pPrChange w:id="622" w:author="Geiza Maria Hamazaki da Silva" w:date="2019-11-12T14:28:00Z">
          <w:pPr>
            <w:pStyle w:val="PargrafodaLista"/>
            <w:ind w:left="1440"/>
          </w:pPr>
        </w:pPrChange>
      </w:pPr>
      <w:r w:rsidRPr="00CB4462">
        <w:rPr>
          <w:b/>
          <w:sz w:val="24"/>
          <w:szCs w:val="24"/>
          <w:rPrChange w:id="623" w:author="Geiza Maria Hamazaki da Silva" w:date="2019-11-12T14:28:00Z">
            <w:rPr/>
          </w:rPrChange>
        </w:rPr>
        <w:t>Base de dados</w:t>
      </w:r>
    </w:p>
    <w:p w14:paraId="0D22E80D" w14:textId="77777777" w:rsidR="000F0E5B" w:rsidRDefault="000F0E5B">
      <w:pPr>
        <w:pStyle w:val="PargrafodaLista"/>
        <w:ind w:left="1440"/>
        <w:rPr>
          <w:b/>
          <w:sz w:val="24"/>
          <w:szCs w:val="24"/>
        </w:rPr>
      </w:pPr>
    </w:p>
    <w:p w14:paraId="0F2CEC67" w14:textId="77777777" w:rsidR="009E246F" w:rsidRDefault="00126F3B">
      <w:pPr>
        <w:rPr>
          <w:sz w:val="24"/>
          <w:szCs w:val="24"/>
        </w:rPr>
      </w:pPr>
      <w:r>
        <w:rPr>
          <w:sz w:val="24"/>
          <w:szCs w:val="24"/>
        </w:rPr>
        <w:tab/>
      </w:r>
      <w:r w:rsidR="00DB69FB">
        <w:rPr>
          <w:sz w:val="24"/>
          <w:szCs w:val="24"/>
        </w:rPr>
        <w:t xml:space="preserve">Para se trabalhar com reconhecimento facial, é necessário que exista uma base </w:t>
      </w:r>
      <w:r w:rsidR="00B67800">
        <w:rPr>
          <w:sz w:val="24"/>
          <w:szCs w:val="24"/>
        </w:rPr>
        <w:t xml:space="preserve">de fotografias de indivíduos </w:t>
      </w:r>
      <w:r w:rsidR="009E246F">
        <w:rPr>
          <w:sz w:val="24"/>
          <w:szCs w:val="24"/>
        </w:rPr>
        <w:t>que possa ser dividida entre dois tipos de dado:</w:t>
      </w:r>
    </w:p>
    <w:p w14:paraId="4975EF4E" w14:textId="77777777" w:rsidR="009E246F" w:rsidRDefault="00B67800" w:rsidP="0089140C">
      <w:pPr>
        <w:pStyle w:val="PargrafodaLista"/>
        <w:numPr>
          <w:ilvl w:val="0"/>
          <w:numId w:val="10"/>
        </w:numPr>
        <w:rPr>
          <w:sz w:val="24"/>
          <w:szCs w:val="24"/>
        </w:rPr>
      </w:pPr>
      <w:r>
        <w:rPr>
          <w:sz w:val="24"/>
          <w:szCs w:val="24"/>
        </w:rPr>
        <w:t>Banco</w:t>
      </w:r>
      <w:r w:rsidR="009E246F">
        <w:rPr>
          <w:sz w:val="24"/>
          <w:szCs w:val="24"/>
        </w:rPr>
        <w:t xml:space="preserve"> de dados:</w:t>
      </w:r>
      <w:r>
        <w:rPr>
          <w:sz w:val="24"/>
          <w:szCs w:val="24"/>
        </w:rPr>
        <w:t xml:space="preserve"> Representa</w:t>
      </w:r>
      <w:r w:rsidR="009E246F">
        <w:rPr>
          <w:sz w:val="24"/>
          <w:szCs w:val="24"/>
        </w:rPr>
        <w:t xml:space="preserve"> um subconjunto d</w:t>
      </w:r>
      <w:r>
        <w:rPr>
          <w:sz w:val="24"/>
          <w:szCs w:val="24"/>
        </w:rPr>
        <w:t>os</w:t>
      </w:r>
      <w:r w:rsidR="009E246F">
        <w:rPr>
          <w:sz w:val="24"/>
          <w:szCs w:val="24"/>
        </w:rPr>
        <w:t xml:space="preserve"> dados</w:t>
      </w:r>
      <w:r>
        <w:rPr>
          <w:sz w:val="24"/>
          <w:szCs w:val="24"/>
        </w:rPr>
        <w:t xml:space="preserve"> onde os</w:t>
      </w:r>
      <w:r w:rsidR="009E246F">
        <w:rPr>
          <w:sz w:val="24"/>
          <w:szCs w:val="24"/>
        </w:rPr>
        <w:t xml:space="preserve"> elementos</w:t>
      </w:r>
      <w:r>
        <w:rPr>
          <w:sz w:val="24"/>
          <w:szCs w:val="24"/>
        </w:rPr>
        <w:t xml:space="preserve"> são</w:t>
      </w:r>
      <w:r w:rsidR="009E246F">
        <w:rPr>
          <w:sz w:val="24"/>
          <w:szCs w:val="24"/>
        </w:rPr>
        <w:t xml:space="preserve"> identificáveis </w:t>
      </w:r>
      <w:r>
        <w:rPr>
          <w:sz w:val="24"/>
          <w:szCs w:val="24"/>
        </w:rPr>
        <w:t>e</w:t>
      </w:r>
      <w:r w:rsidR="009E246F">
        <w:rPr>
          <w:sz w:val="24"/>
          <w:szCs w:val="24"/>
        </w:rPr>
        <w:t xml:space="preserve"> serão usados para comparações com as imagens que estão sendo usadas como entrada. </w:t>
      </w:r>
    </w:p>
    <w:p w14:paraId="4C6A4C8A" w14:textId="293C04B9" w:rsidR="00DB69FB" w:rsidRDefault="009E246F" w:rsidP="0089140C">
      <w:pPr>
        <w:pStyle w:val="PargrafodaLista"/>
        <w:numPr>
          <w:ilvl w:val="0"/>
          <w:numId w:val="10"/>
        </w:numPr>
        <w:rPr>
          <w:ins w:id="624" w:author="Thais de Souza Simões" w:date="2020-01-21T13:50:00Z"/>
          <w:sz w:val="24"/>
          <w:szCs w:val="24"/>
        </w:rPr>
      </w:pPr>
      <w:r w:rsidRPr="009E246F">
        <w:rPr>
          <w:sz w:val="24"/>
          <w:szCs w:val="24"/>
        </w:rPr>
        <w:t>D</w:t>
      </w:r>
      <w:r w:rsidRPr="0089140C">
        <w:rPr>
          <w:sz w:val="24"/>
          <w:szCs w:val="24"/>
        </w:rPr>
        <w:t>ados de entrada</w:t>
      </w:r>
      <w:r>
        <w:rPr>
          <w:sz w:val="24"/>
          <w:szCs w:val="24"/>
        </w:rPr>
        <w:t>: É um subconjunto d</w:t>
      </w:r>
      <w:r w:rsidR="00B67800">
        <w:rPr>
          <w:sz w:val="24"/>
          <w:szCs w:val="24"/>
        </w:rPr>
        <w:t>a</w:t>
      </w:r>
      <w:r>
        <w:rPr>
          <w:sz w:val="24"/>
          <w:szCs w:val="24"/>
        </w:rPr>
        <w:t xml:space="preserve"> b</w:t>
      </w:r>
      <w:r w:rsidR="00B67800">
        <w:rPr>
          <w:sz w:val="24"/>
          <w:szCs w:val="24"/>
        </w:rPr>
        <w:t>ase</w:t>
      </w:r>
      <w:r>
        <w:rPr>
          <w:sz w:val="24"/>
          <w:szCs w:val="24"/>
        </w:rPr>
        <w:t xml:space="preserve"> de dados original onde, em teoria, </w:t>
      </w:r>
      <w:r w:rsidR="00B67800">
        <w:rPr>
          <w:sz w:val="24"/>
          <w:szCs w:val="24"/>
        </w:rPr>
        <w:t xml:space="preserve">as pessoas </w:t>
      </w:r>
      <w:r>
        <w:rPr>
          <w:sz w:val="24"/>
          <w:szCs w:val="24"/>
        </w:rPr>
        <w:t xml:space="preserve">não </w:t>
      </w:r>
      <w:r w:rsidR="00B67800">
        <w:rPr>
          <w:sz w:val="24"/>
          <w:szCs w:val="24"/>
        </w:rPr>
        <w:t>possuem</w:t>
      </w:r>
      <w:r>
        <w:rPr>
          <w:sz w:val="24"/>
          <w:szCs w:val="24"/>
        </w:rPr>
        <w:t xml:space="preserve"> identificaç</w:t>
      </w:r>
      <w:r w:rsidR="00B67800">
        <w:rPr>
          <w:sz w:val="24"/>
          <w:szCs w:val="24"/>
        </w:rPr>
        <w:t>ão</w:t>
      </w:r>
      <w:r>
        <w:rPr>
          <w:sz w:val="24"/>
          <w:szCs w:val="24"/>
        </w:rPr>
        <w:t xml:space="preserve">. Eles serão usados para simular a busca por pessoas sem </w:t>
      </w:r>
      <w:r w:rsidR="00B67800">
        <w:rPr>
          <w:sz w:val="24"/>
          <w:szCs w:val="24"/>
        </w:rPr>
        <w:t>identidade</w:t>
      </w:r>
      <w:r>
        <w:rPr>
          <w:sz w:val="24"/>
          <w:szCs w:val="24"/>
        </w:rPr>
        <w:t xml:space="preserve"> em um banco de dados </w:t>
      </w:r>
      <w:r w:rsidR="00B67800">
        <w:rPr>
          <w:sz w:val="24"/>
          <w:szCs w:val="24"/>
        </w:rPr>
        <w:t>de rostos conhecidos.</w:t>
      </w:r>
    </w:p>
    <w:p w14:paraId="7E8DF0DD" w14:textId="77777777" w:rsidR="000A6EFD" w:rsidRPr="0089140C" w:rsidRDefault="000A6EFD">
      <w:pPr>
        <w:pStyle w:val="PargrafodaLista"/>
        <w:rPr>
          <w:sz w:val="24"/>
          <w:szCs w:val="24"/>
        </w:rPr>
        <w:pPrChange w:id="625" w:author="Thais de Souza Simões" w:date="2020-01-21T13:50:00Z">
          <w:pPr>
            <w:pStyle w:val="PargrafodaLista"/>
            <w:numPr>
              <w:numId w:val="10"/>
            </w:numPr>
            <w:ind w:hanging="360"/>
          </w:pPr>
        </w:pPrChange>
      </w:pPr>
    </w:p>
    <w:p w14:paraId="250735BB" w14:textId="77777777" w:rsidR="000F0E5B" w:rsidRDefault="00126F3B" w:rsidP="0089140C">
      <w:pPr>
        <w:ind w:firstLine="720"/>
        <w:rPr>
          <w:sz w:val="24"/>
          <w:szCs w:val="24"/>
        </w:rPr>
      </w:pPr>
      <w:r>
        <w:rPr>
          <w:sz w:val="24"/>
          <w:szCs w:val="24"/>
        </w:rPr>
        <w:t xml:space="preserve">A base de dados utilizada foi criada pela </w:t>
      </w:r>
      <w:commentRangeStart w:id="626"/>
      <w:r>
        <w:rPr>
          <w:sz w:val="24"/>
          <w:szCs w:val="24"/>
        </w:rPr>
        <w:t>Universidade de Milano Bicocca</w:t>
      </w:r>
      <w:commentRangeEnd w:id="626"/>
      <w:r>
        <w:commentReference w:id="626"/>
      </w:r>
      <w:r>
        <w:rPr>
          <w:sz w:val="24"/>
          <w:szCs w:val="24"/>
        </w:rPr>
        <w:t>. É uma base gratuita, porém de acesso restrito a universidades e pesquisadores, voltada para estudos de reconhecimento facial com oclusão parcial. São 590 (quinhentos e noventa) imagens com oclusão parcial dos mais diversos tipos: cabelos, óculos de sol, chapéus, etc.</w:t>
      </w:r>
    </w:p>
    <w:p w14:paraId="20A51A7B" w14:textId="77777777" w:rsidR="000F0E5B" w:rsidRDefault="000F0E5B">
      <w:pPr>
        <w:rPr>
          <w:sz w:val="24"/>
          <w:szCs w:val="24"/>
        </w:rPr>
      </w:pPr>
    </w:p>
    <w:p w14:paraId="78F5A876" w14:textId="6B5D1776" w:rsidR="000F0E5B" w:rsidRPr="000A6EFD" w:rsidDel="00900369" w:rsidRDefault="00126F3B">
      <w:pPr>
        <w:rPr>
          <w:del w:id="627" w:author="Thais de Souza Simões" w:date="2020-01-21T13:28:00Z"/>
          <w:b/>
          <w:sz w:val="24"/>
          <w:szCs w:val="24"/>
          <w:rPrChange w:id="628" w:author="Thais de Souza Simões" w:date="2020-01-21T13:52:00Z">
            <w:rPr>
              <w:del w:id="629" w:author="Thais de Souza Simões" w:date="2020-01-21T13:28:00Z"/>
            </w:rPr>
          </w:rPrChange>
        </w:rPr>
        <w:pPrChange w:id="630" w:author="Thais de Souza Simões" w:date="2020-01-21T13:52:00Z">
          <w:pPr>
            <w:pStyle w:val="PargrafodaLista"/>
            <w:ind w:left="1440"/>
          </w:pPr>
        </w:pPrChange>
      </w:pPr>
      <w:commentRangeStart w:id="631"/>
      <w:del w:id="632" w:author="Thais de Souza Simões" w:date="2020-01-21T13:28:00Z">
        <w:r w:rsidRPr="000A6EFD" w:rsidDel="00900369">
          <w:rPr>
            <w:b/>
            <w:sz w:val="24"/>
            <w:szCs w:val="24"/>
            <w:rPrChange w:id="633" w:author="Thais de Souza Simões" w:date="2020-01-21T13:52:00Z">
              <w:rPr/>
            </w:rPrChange>
          </w:rPr>
          <w:delText xml:space="preserve">Redes Neurais Convolucionais </w:delText>
        </w:r>
        <w:commentRangeEnd w:id="631"/>
        <w:r w:rsidDel="00900369">
          <w:commentReference w:id="631"/>
        </w:r>
      </w:del>
    </w:p>
    <w:p w14:paraId="034CB786" w14:textId="6D59F3BD" w:rsidR="000F0E5B" w:rsidDel="00900369" w:rsidRDefault="000F0E5B">
      <w:pPr>
        <w:rPr>
          <w:del w:id="634" w:author="Thais de Souza Simões" w:date="2020-01-21T13:28:00Z"/>
        </w:rPr>
      </w:pPr>
    </w:p>
    <w:p w14:paraId="31293E83" w14:textId="446D3712" w:rsidR="00DB69FB" w:rsidDel="00900369" w:rsidRDefault="00126F3B">
      <w:pPr>
        <w:rPr>
          <w:del w:id="635" w:author="Thais de Souza Simões" w:date="2020-01-21T13:28:00Z"/>
        </w:rPr>
        <w:pPrChange w:id="636" w:author="Thais de Souza Simões" w:date="2020-01-21T13:52:00Z">
          <w:pPr>
            <w:ind w:firstLine="720"/>
          </w:pPr>
        </w:pPrChange>
      </w:pPr>
      <w:del w:id="637" w:author="Thais de Souza Simões" w:date="2020-01-21T13:28:00Z">
        <w:r w:rsidDel="00900369">
          <w:delText xml:space="preserve">Redes Neurais são modelos de aprendizado de máquina que se propõe a </w:delText>
        </w:r>
      </w:del>
      <w:commentRangeStart w:id="638"/>
      <w:del w:id="639" w:author="Thais de Souza Simões" w:date="2019-11-13T17:30:00Z">
        <w:r w:rsidDel="00DB2CBC">
          <w:delText xml:space="preserve">imitar </w:delText>
        </w:r>
      </w:del>
      <w:commentRangeEnd w:id="638"/>
      <w:del w:id="640" w:author="Thais de Souza Simões" w:date="2020-01-21T13:28:00Z">
        <w:r w:rsidR="00BB0F3A" w:rsidDel="00900369">
          <w:rPr>
            <w:rStyle w:val="Refdecomentrio"/>
          </w:rPr>
          <w:commentReference w:id="638"/>
        </w:r>
        <w:r w:rsidDel="00900369">
          <w:delText xml:space="preserve">o funcionamento de um sistema nervoso humano. Redes Neurais Convolucionais (CNNs) são provavelmente o modelo de rede </w:delText>
        </w:r>
        <w:r w:rsidRPr="00BB0F3A" w:rsidDel="00900369">
          <w:rPr>
            <w:i/>
            <w:rPrChange w:id="641" w:author="Geiza Maria Hamazaki da Silva" w:date="2019-11-13T08:28:00Z">
              <w:rPr>
                <w:sz w:val="24"/>
                <w:szCs w:val="24"/>
              </w:rPr>
            </w:rPrChange>
          </w:rPr>
          <w:delText>Deep Learning</w:delText>
        </w:r>
        <w:r w:rsidDel="00900369">
          <w:delText xml:space="preserve"> mais conhecido e utilizado atualmente. (PONTI e COSTA, 2017, p.74). </w:delText>
        </w:r>
      </w:del>
    </w:p>
    <w:p w14:paraId="164FEF3A" w14:textId="46F93A66" w:rsidR="000F0E5B" w:rsidDel="00900369" w:rsidRDefault="00126F3B">
      <w:pPr>
        <w:rPr>
          <w:del w:id="642" w:author="Thais de Souza Simões" w:date="2020-01-21T13:28:00Z"/>
        </w:rPr>
        <w:pPrChange w:id="643" w:author="Thais de Souza Simões" w:date="2020-01-21T13:52:00Z">
          <w:pPr>
            <w:ind w:firstLine="720"/>
          </w:pPr>
        </w:pPrChange>
      </w:pPr>
      <w:commentRangeStart w:id="644"/>
      <w:del w:id="645" w:author="Thais de Souza Simões" w:date="2020-01-21T13:28:00Z">
        <w:r w:rsidDel="00900369">
          <w:delText xml:space="preserve">Muito comum no tratamento de imagens, sua criação </w:delText>
        </w:r>
        <w:r w:rsidR="00DB69FB" w:rsidDel="00900369">
          <w:delText xml:space="preserve">tem </w:delText>
        </w:r>
        <w:r w:rsidDel="00900369">
          <w:delText xml:space="preserve">a intenção de se aproximar o máximo possível dos aspectos biológicos da visão, </w:delText>
        </w:r>
        <w:commentRangeEnd w:id="644"/>
        <w:r w:rsidR="00BB0F3A" w:rsidDel="00900369">
          <w:rPr>
            <w:rStyle w:val="Refdecomentrio"/>
          </w:rPr>
          <w:commentReference w:id="644"/>
        </w:r>
        <w:r w:rsidDel="00900369">
          <w:delText>ou seja, fazer com que fosse capaz de reconhecer e extrair de imagens bidimensionais determinadas características de maneira eficiente e automática.</w:delText>
        </w:r>
      </w:del>
    </w:p>
    <w:p w14:paraId="13994111" w14:textId="26BB7B46" w:rsidR="000F0E5B" w:rsidDel="00900369" w:rsidRDefault="00126F3B">
      <w:pPr>
        <w:rPr>
          <w:del w:id="646" w:author="Thais de Souza Simões" w:date="2020-01-21T13:28:00Z"/>
        </w:rPr>
        <w:pPrChange w:id="647" w:author="Thais de Souza Simões" w:date="2020-01-21T13:52:00Z">
          <w:pPr>
            <w:ind w:left="2268"/>
          </w:pPr>
        </w:pPrChange>
      </w:pPr>
      <w:del w:id="648" w:author="Thais de Souza Simões" w:date="2020-01-21T13:28:00Z">
        <w:r w:rsidDel="00900369">
          <w:delText xml:space="preserve">Redes neurais </w:delText>
        </w:r>
        <w:commentRangeStart w:id="649"/>
        <w:r w:rsidDel="00900369">
          <w:delText xml:space="preserve">convolucionais </w:delText>
        </w:r>
        <w:commentRangeEnd w:id="649"/>
        <w:r w:rsidR="00BB0F3A" w:rsidDel="00900369">
          <w:rPr>
            <w:rStyle w:val="Refdecomentrio"/>
          </w:rPr>
          <w:commentReference w:id="649"/>
        </w:r>
        <w:r w:rsidDel="00900369">
          <w:delText>(CNN) são arquiteturas biologicamente inspiradas capazes de serem treinadas e aprenderem representações invariantes a escala, translação, rotação e transformações afins (LECUN; KAVUKCUOGLU; FARABET, 2010).</w:delText>
        </w:r>
      </w:del>
    </w:p>
    <w:p w14:paraId="5B1AD8ED" w14:textId="0075E2A4" w:rsidR="005D6F1A" w:rsidDel="00900369" w:rsidRDefault="00126F3B">
      <w:pPr>
        <w:rPr>
          <w:del w:id="650" w:author="Thais de Souza Simões" w:date="2020-01-21T13:28:00Z"/>
        </w:rPr>
      </w:pPr>
      <w:del w:id="651" w:author="Thais de Souza Simões" w:date="2020-01-21T13:28:00Z">
        <w:r w:rsidDel="00900369">
          <w:delText xml:space="preserve"> </w:delText>
        </w:r>
        <w:r w:rsidR="005D6F1A" w:rsidDel="00900369">
          <w:tab/>
        </w:r>
      </w:del>
    </w:p>
    <w:p w14:paraId="7961D71B" w14:textId="15B89866" w:rsidR="000F0E5B" w:rsidDel="00900369" w:rsidRDefault="005D6F1A">
      <w:pPr>
        <w:rPr>
          <w:del w:id="652" w:author="Thais de Souza Simões" w:date="2020-01-21T13:28:00Z"/>
        </w:rPr>
        <w:pPrChange w:id="653" w:author="Thais de Souza Simões" w:date="2020-01-21T13:52:00Z">
          <w:pPr>
            <w:ind w:firstLine="720"/>
          </w:pPr>
        </w:pPrChange>
      </w:pPr>
      <w:del w:id="654" w:author="Thais de Souza Simões" w:date="2020-01-21T13:28:00Z">
        <w:r w:rsidDel="00900369">
          <w:delText xml:space="preserve">As redes neurais convolucionais são </w:delText>
        </w:r>
        <w:r w:rsidR="000B4461" w:rsidDel="00900369">
          <w:delText>utilizadas</w:delText>
        </w:r>
        <w:r w:rsidR="00D23477" w:rsidDel="00900369">
          <w:delText xml:space="preserve"> neste trabalho</w:delText>
        </w:r>
        <w:r w:rsidR="000B4461" w:rsidDel="00900369">
          <w:delText xml:space="preserve"> no processo de extração dos pontos importantes do rosto</w:delText>
        </w:r>
        <w:r w:rsidR="00D23477" w:rsidDel="00900369">
          <w:delText xml:space="preserve"> que serão usados para serem feitas as comparações entre as imagens.</w:delText>
        </w:r>
      </w:del>
    </w:p>
    <w:p w14:paraId="736936A3" w14:textId="75EC879B" w:rsidR="000B4461" w:rsidRPr="00BB0F3A" w:rsidDel="00900369" w:rsidRDefault="00BB0F3A">
      <w:pPr>
        <w:rPr>
          <w:del w:id="655" w:author="Thais de Souza Simões" w:date="2020-01-21T13:28:00Z"/>
          <w:color w:val="FF0000"/>
          <w:rPrChange w:id="656" w:author="Geiza Maria Hamazaki da Silva" w:date="2019-11-13T08:32:00Z">
            <w:rPr>
              <w:del w:id="657" w:author="Thais de Souza Simões" w:date="2020-01-21T13:28:00Z"/>
              <w:sz w:val="24"/>
              <w:szCs w:val="24"/>
            </w:rPr>
          </w:rPrChange>
        </w:rPr>
        <w:pPrChange w:id="658" w:author="Thais de Souza Simões" w:date="2020-01-21T13:52:00Z">
          <w:pPr>
            <w:ind w:firstLine="720"/>
          </w:pPr>
        </w:pPrChange>
      </w:pPr>
      <w:ins w:id="659" w:author="Geiza Maria Hamazaki da Silva" w:date="2019-11-13T08:32:00Z">
        <w:del w:id="660" w:author="Thais de Souza Simões" w:date="2020-01-21T13:28:00Z">
          <w:r w:rsidDel="00900369">
            <w:rPr>
              <w:color w:val="FF0000"/>
            </w:rPr>
            <w:delText>Geiza: eu acho eu valeria uma seção ferramentas reconhecimento facial.. e teriam as ferramentas abaixo como subitem</w:delText>
          </w:r>
        </w:del>
      </w:ins>
      <w:ins w:id="661" w:author="Geiza Maria Hamazaki da Silva" w:date="2019-11-13T08:33:00Z">
        <w:del w:id="662" w:author="Thais de Souza Simões" w:date="2020-01-21T13:28:00Z">
          <w:r w:rsidDel="00900369">
            <w:rPr>
              <w:color w:val="FF0000"/>
            </w:rPr>
            <w:delText>..</w:delText>
          </w:r>
        </w:del>
      </w:ins>
      <w:ins w:id="663" w:author="Geiza Maria Hamazaki da Silva" w:date="2019-11-13T08:34:00Z">
        <w:del w:id="664" w:author="Thais de Souza Simões" w:date="2020-01-21T13:28:00Z">
          <w:r w:rsidDel="00900369">
            <w:rPr>
              <w:color w:val="FF0000"/>
            </w:rPr>
            <w:delText xml:space="preserve">  seria interessante um diagrama com  os passos utilizados para  atingir os objetivos reconhecimento </w:delText>
          </w:r>
        </w:del>
      </w:ins>
      <w:ins w:id="665" w:author="Geiza Maria Hamazaki da Silva" w:date="2019-11-13T08:35:00Z">
        <w:del w:id="666" w:author="Thais de Souza Simões" w:date="2020-01-21T13:28:00Z">
          <w:r w:rsidDel="00900369">
            <w:rPr>
              <w:color w:val="FF0000"/>
            </w:rPr>
            <w:delText>fácil</w:delText>
          </w:r>
        </w:del>
      </w:ins>
      <w:ins w:id="667" w:author="Geiza Maria Hamazaki da Silva" w:date="2019-11-13T08:34:00Z">
        <w:del w:id="668" w:author="Thais de Souza Simões" w:date="2020-01-21T13:28:00Z">
          <w:r w:rsidDel="00900369">
            <w:rPr>
              <w:color w:val="FF0000"/>
            </w:rPr>
            <w:delText>.</w:delText>
          </w:r>
        </w:del>
      </w:ins>
      <w:ins w:id="669" w:author="Geiza Maria Hamazaki da Silva" w:date="2019-11-13T08:35:00Z">
        <w:del w:id="670" w:author="Thais de Souza Simões" w:date="2020-01-21T13:28:00Z">
          <w:r w:rsidDel="00900369">
            <w:rPr>
              <w:color w:val="FF0000"/>
            </w:rPr>
            <w:delText>. vejo que uso diferentes ferramentas.. em várias partes do processo...</w:delText>
          </w:r>
        </w:del>
      </w:ins>
      <w:ins w:id="671" w:author="Geiza Maria Hamazaki da Silva" w:date="2019-11-13T08:36:00Z">
        <w:del w:id="672" w:author="Thais de Souza Simões" w:date="2020-01-21T13:28:00Z">
          <w:r w:rsidDel="00900369">
            <w:rPr>
              <w:color w:val="FF0000"/>
            </w:rPr>
            <w:delText xml:space="preserve"> por exemplo Dlib -&gt; OpenFace.... mas vc tem que dizer o nome do passo... e colocar  embaixo a lista de ferramentas...</w:delText>
          </w:r>
        </w:del>
      </w:ins>
    </w:p>
    <w:p w14:paraId="39860DE9" w14:textId="77777777" w:rsidR="000F0E5B" w:rsidRPr="000A6EFD" w:rsidRDefault="00126F3B">
      <w:pPr>
        <w:rPr>
          <w:b/>
          <w:rPrChange w:id="673" w:author="Thais de Souza Simões" w:date="2020-01-21T13:52:00Z">
            <w:rPr/>
          </w:rPrChange>
        </w:rPr>
        <w:pPrChange w:id="674" w:author="Thais de Souza Simões" w:date="2020-01-21T13:52:00Z">
          <w:pPr>
            <w:pStyle w:val="PargrafodaLista"/>
            <w:ind w:left="1440"/>
          </w:pPr>
        </w:pPrChange>
      </w:pPr>
      <w:r w:rsidRPr="000A6EFD">
        <w:rPr>
          <w:b/>
          <w:rPrChange w:id="675" w:author="Thais de Souza Simões" w:date="2020-01-21T13:52:00Z">
            <w:rPr/>
          </w:rPrChange>
        </w:rPr>
        <w:t>Biblioteca Dlib</w:t>
      </w:r>
    </w:p>
    <w:p w14:paraId="66D07B15" w14:textId="77777777" w:rsidR="000F0E5B" w:rsidRDefault="000F0E5B">
      <w:pPr>
        <w:rPr>
          <w:b/>
          <w:sz w:val="24"/>
          <w:szCs w:val="24"/>
        </w:rPr>
      </w:pPr>
    </w:p>
    <w:p w14:paraId="670ED3DB" w14:textId="1BAEFDC1" w:rsidR="000F0E5B" w:rsidRDefault="00126F3B">
      <w:pPr>
        <w:ind w:firstLine="708"/>
        <w:rPr>
          <w:sz w:val="24"/>
          <w:szCs w:val="24"/>
        </w:rPr>
      </w:pPr>
      <w:r>
        <w:rPr>
          <w:sz w:val="24"/>
          <w:szCs w:val="24"/>
        </w:rPr>
        <w:t xml:space="preserve">Inicialmente idealizada por Davis King, hoje com mais de 100 (cem) colaboradores, Dlib é uma biblioteca gratuita, desenvolvida em C++ que </w:t>
      </w:r>
      <w:commentRangeStart w:id="676"/>
      <w:del w:id="677" w:author="Geiza Maria Hamazaki da Silva" w:date="2019-11-13T08:30:00Z">
        <w:r w:rsidDel="00BB0F3A">
          <w:rPr>
            <w:sz w:val="24"/>
            <w:szCs w:val="24"/>
          </w:rPr>
          <w:delText xml:space="preserve">procura </w:delText>
        </w:r>
      </w:del>
      <w:ins w:id="678" w:author="Geiza Maria Hamazaki da Silva" w:date="2019-11-13T08:30:00Z">
        <w:r w:rsidR="00BB0F3A">
          <w:rPr>
            <w:sz w:val="24"/>
            <w:szCs w:val="24"/>
          </w:rPr>
          <w:t xml:space="preserve">objetiva </w:t>
        </w:r>
      </w:ins>
      <w:r>
        <w:rPr>
          <w:sz w:val="24"/>
          <w:szCs w:val="24"/>
        </w:rPr>
        <w:t xml:space="preserve">servir como uma coleção de componentes de </w:t>
      </w:r>
      <w:r w:rsidRPr="000A6EFD">
        <w:rPr>
          <w:i/>
          <w:sz w:val="24"/>
          <w:szCs w:val="24"/>
          <w:rPrChange w:id="679" w:author="Thais de Souza Simões" w:date="2020-01-21T13:51:00Z">
            <w:rPr>
              <w:sz w:val="24"/>
              <w:szCs w:val="24"/>
            </w:rPr>
          </w:rPrChange>
        </w:rPr>
        <w:t>framework</w:t>
      </w:r>
      <w:commentRangeEnd w:id="676"/>
      <w:r w:rsidRPr="000A6EFD">
        <w:rPr>
          <w:i/>
          <w:rPrChange w:id="680" w:author="Thais de Souza Simões" w:date="2020-01-21T13:51:00Z">
            <w:rPr/>
          </w:rPrChange>
        </w:rPr>
        <w:commentReference w:id="676"/>
      </w:r>
      <w:r>
        <w:rPr>
          <w:sz w:val="24"/>
          <w:szCs w:val="24"/>
        </w:rPr>
        <w:t xml:space="preserve"> para serem usados em qualquer tipo de aplicação,</w:t>
      </w:r>
      <w:del w:id="681" w:author="Geiza Maria Hamazaki da Silva" w:date="2019-11-13T08:31:00Z">
        <w:r w:rsidDel="00BB0F3A">
          <w:rPr>
            <w:sz w:val="24"/>
            <w:szCs w:val="24"/>
          </w:rPr>
          <w:delText xml:space="preserve"> para</w:delText>
        </w:r>
      </w:del>
      <w:r>
        <w:rPr>
          <w:sz w:val="24"/>
          <w:szCs w:val="24"/>
        </w:rPr>
        <w:t xml:space="preserve"> fins comerciais </w:t>
      </w:r>
      <w:r>
        <w:rPr>
          <w:sz w:val="24"/>
          <w:szCs w:val="24"/>
        </w:rPr>
        <w:lastRenderedPageBreak/>
        <w:t xml:space="preserve">ou acadêmicos. Atualmente, disponibiliza </w:t>
      </w:r>
      <w:del w:id="682" w:author="Geiza Maria Hamazaki da Silva" w:date="2019-11-13T08:31:00Z">
        <w:r w:rsidDel="00BB0F3A">
          <w:rPr>
            <w:sz w:val="24"/>
            <w:szCs w:val="24"/>
          </w:rPr>
          <w:delText>códigos</w:delText>
        </w:r>
      </w:del>
      <w:ins w:id="683" w:author="Geiza Maria Hamazaki da Silva" w:date="2019-11-13T08:31:00Z">
        <w:r w:rsidR="00BB0F3A">
          <w:rPr>
            <w:sz w:val="24"/>
            <w:szCs w:val="24"/>
          </w:rPr>
          <w:t>módulos</w:t>
        </w:r>
      </w:ins>
      <w:r>
        <w:rPr>
          <w:sz w:val="24"/>
          <w:szCs w:val="24"/>
        </w:rPr>
        <w:t xml:space="preserve"> para suporte a Álgebra Linear, Processamento de imagens, </w:t>
      </w:r>
      <w:ins w:id="684" w:author="Geiza Maria Hamazaki da Silva" w:date="2019-11-13T08:31:00Z">
        <w:r w:rsidR="00BB0F3A">
          <w:rPr>
            <w:sz w:val="24"/>
            <w:szCs w:val="24"/>
          </w:rPr>
          <w:t>O</w:t>
        </w:r>
      </w:ins>
      <w:del w:id="685" w:author="Geiza Maria Hamazaki da Silva" w:date="2019-11-13T08:31:00Z">
        <w:r w:rsidDel="00BB0F3A">
          <w:rPr>
            <w:sz w:val="24"/>
            <w:szCs w:val="24"/>
          </w:rPr>
          <w:delText>o</w:delText>
        </w:r>
      </w:del>
      <w:r>
        <w:rPr>
          <w:sz w:val="24"/>
          <w:szCs w:val="24"/>
        </w:rPr>
        <w:t>timização, entre outros</w:t>
      </w:r>
      <w:del w:id="686" w:author="Geiza Maria Hamazaki da Silva" w:date="2019-11-13T08:31:00Z">
        <w:r w:rsidDel="00BB0F3A">
          <w:rPr>
            <w:sz w:val="24"/>
            <w:szCs w:val="24"/>
          </w:rPr>
          <w:delText xml:space="preserve"> diversos módulos</w:delText>
        </w:r>
      </w:del>
      <w:r>
        <w:rPr>
          <w:sz w:val="24"/>
          <w:szCs w:val="24"/>
        </w:rPr>
        <w:t xml:space="preserve">, todos com uma extensa documentação. </w:t>
      </w:r>
    </w:p>
    <w:p w14:paraId="3EE262BB" w14:textId="30C9D918" w:rsidR="000F0E5B" w:rsidRDefault="00126F3B">
      <w:pPr>
        <w:ind w:firstLine="708"/>
        <w:rPr>
          <w:sz w:val="24"/>
          <w:szCs w:val="24"/>
        </w:rPr>
      </w:pPr>
      <w:r>
        <w:rPr>
          <w:sz w:val="24"/>
          <w:szCs w:val="24"/>
        </w:rPr>
        <w:t xml:space="preserve">O </w:t>
      </w:r>
      <w:commentRangeStart w:id="687"/>
      <w:r>
        <w:rPr>
          <w:sz w:val="24"/>
          <w:szCs w:val="24"/>
        </w:rPr>
        <w:t xml:space="preserve">site </w:t>
      </w:r>
      <w:r w:rsidR="00F761D7">
        <w:rPr>
          <w:sz w:val="24"/>
          <w:szCs w:val="24"/>
        </w:rPr>
        <w:t xml:space="preserve">oficial </w:t>
      </w:r>
      <w:commentRangeEnd w:id="687"/>
      <w:r w:rsidR="00BB0F3A">
        <w:rPr>
          <w:rStyle w:val="Refdecomentrio"/>
        </w:rPr>
        <w:commentReference w:id="687"/>
      </w:r>
      <w:r w:rsidR="00F761D7">
        <w:rPr>
          <w:sz w:val="24"/>
          <w:szCs w:val="24"/>
        </w:rPr>
        <w:t xml:space="preserve">da biblioteca </w:t>
      </w:r>
      <w:r>
        <w:rPr>
          <w:sz w:val="24"/>
          <w:szCs w:val="24"/>
        </w:rPr>
        <w:t>oferece exemplos de classes desenvolvidas para detecção de face, alinhamento, clusterização, etc. Para detecção de rostos, a Dlib utiliza Redes Neurais Convolucionais.</w:t>
      </w:r>
    </w:p>
    <w:p w14:paraId="388B9512" w14:textId="0C8EAF26" w:rsidR="00F761D7" w:rsidRPr="00F761D7" w:rsidRDefault="00F761D7">
      <w:pPr>
        <w:ind w:firstLine="708"/>
        <w:rPr>
          <w:sz w:val="24"/>
          <w:szCs w:val="24"/>
        </w:rPr>
      </w:pPr>
      <w:r>
        <w:rPr>
          <w:sz w:val="24"/>
          <w:szCs w:val="24"/>
        </w:rPr>
        <w:t xml:space="preserve">Esta biblioteca é usada </w:t>
      </w:r>
      <w:r w:rsidR="00652D29">
        <w:rPr>
          <w:sz w:val="24"/>
          <w:szCs w:val="24"/>
        </w:rPr>
        <w:t>pelos</w:t>
      </w:r>
      <w:r>
        <w:rPr>
          <w:sz w:val="24"/>
          <w:szCs w:val="24"/>
        </w:rPr>
        <w:t xml:space="preserve"> algoritmos escolhidos para serem testados</w:t>
      </w:r>
      <w:r w:rsidR="00652D29">
        <w:rPr>
          <w:sz w:val="24"/>
          <w:szCs w:val="24"/>
        </w:rPr>
        <w:t xml:space="preserve"> e é responsável pela detecção de rostos em uma imagem.</w:t>
      </w:r>
    </w:p>
    <w:p w14:paraId="0DF28889" w14:textId="0BCE022F" w:rsidR="000F0E5B" w:rsidDel="000A6EFD" w:rsidRDefault="000F0E5B">
      <w:pPr>
        <w:rPr>
          <w:del w:id="688" w:author="Thais de Souza Simões" w:date="2020-01-21T13:52:00Z"/>
          <w:sz w:val="24"/>
          <w:szCs w:val="24"/>
        </w:rPr>
        <w:pPrChange w:id="689" w:author="Thais de Souza Simões" w:date="2020-01-21T13:52:00Z">
          <w:pPr>
            <w:pStyle w:val="PargrafodaLista"/>
            <w:ind w:left="1440"/>
          </w:pPr>
        </w:pPrChange>
      </w:pPr>
    </w:p>
    <w:p w14:paraId="79366A3C" w14:textId="77777777" w:rsidR="000A6EFD" w:rsidRPr="000A6EFD" w:rsidRDefault="000A6EFD">
      <w:pPr>
        <w:ind w:left="720" w:firstLine="708"/>
        <w:rPr>
          <w:ins w:id="690" w:author="Thais de Souza Simões" w:date="2020-01-21T13:52:00Z"/>
          <w:sz w:val="24"/>
          <w:szCs w:val="24"/>
          <w:rPrChange w:id="691" w:author="Thais de Souza Simões" w:date="2020-01-21T13:52:00Z">
            <w:rPr>
              <w:ins w:id="692" w:author="Thais de Souza Simões" w:date="2020-01-21T13:52:00Z"/>
            </w:rPr>
          </w:rPrChange>
        </w:rPr>
        <w:pPrChange w:id="693" w:author="Thais de Souza Simões" w:date="2020-01-21T13:52:00Z">
          <w:pPr>
            <w:ind w:firstLine="708"/>
          </w:pPr>
        </w:pPrChange>
      </w:pPr>
    </w:p>
    <w:p w14:paraId="2C6CB920" w14:textId="09E12A6E" w:rsidR="000F0E5B" w:rsidRDefault="00126F3B">
      <w:pPr>
        <w:rPr>
          <w:b/>
        </w:rPr>
        <w:pPrChange w:id="694" w:author="Thais de Souza Simões" w:date="2020-01-21T13:52:00Z">
          <w:pPr>
            <w:pStyle w:val="PargrafodaLista"/>
            <w:ind w:left="1440"/>
          </w:pPr>
        </w:pPrChange>
      </w:pPr>
      <w:r>
        <w:rPr>
          <w:b/>
        </w:rPr>
        <w:t>Face Recognition</w:t>
      </w:r>
    </w:p>
    <w:p w14:paraId="6206D3CB" w14:textId="77777777" w:rsidR="000F0E5B" w:rsidRDefault="000F0E5B">
      <w:pPr>
        <w:rPr>
          <w:b/>
          <w:sz w:val="24"/>
          <w:szCs w:val="24"/>
        </w:rPr>
      </w:pPr>
    </w:p>
    <w:p w14:paraId="3AF8046A" w14:textId="6008A1B4" w:rsidR="000F0E5B" w:rsidRDefault="00126F3B">
      <w:pPr>
        <w:ind w:firstLine="720"/>
        <w:rPr>
          <w:sz w:val="24"/>
          <w:szCs w:val="24"/>
        </w:rPr>
      </w:pPr>
      <w:r>
        <w:rPr>
          <w:sz w:val="24"/>
          <w:szCs w:val="24"/>
        </w:rPr>
        <w:t xml:space="preserve">Criada por Adam Geitgey, face recognition é uma API de reconhecimento facial, baseado no estado da arte da biblioteca Dlib, desenvolvido em Python e disponibilizado gratuitamente no GitHub do próprio autor. Foi escolhida pela sua ótima recomendação no GitHub, com mais de 20.000 (vinte mil) estrelas, e sua simplicidade de acesso, sendo muito </w:t>
      </w:r>
      <w:del w:id="695" w:author="Thais de Souza Simões" w:date="2020-01-21T13:51:00Z">
        <w:r w:rsidDel="000A6EFD">
          <w:rPr>
            <w:sz w:val="24"/>
            <w:szCs w:val="24"/>
          </w:rPr>
          <w:delText xml:space="preserve">simples </w:delText>
        </w:r>
      </w:del>
      <w:ins w:id="696" w:author="Thais de Souza Simões" w:date="2020-01-21T13:51:00Z">
        <w:r w:rsidR="000A6EFD">
          <w:rPr>
            <w:sz w:val="24"/>
            <w:szCs w:val="24"/>
          </w:rPr>
          <w:t xml:space="preserve">fácil </w:t>
        </w:r>
      </w:ins>
      <w:r>
        <w:rPr>
          <w:sz w:val="24"/>
          <w:szCs w:val="24"/>
        </w:rPr>
        <w:t>sua utilização.</w:t>
      </w:r>
    </w:p>
    <w:p w14:paraId="57CE1F0A" w14:textId="77777777" w:rsidR="000F0E5B" w:rsidRDefault="000F0E5B">
      <w:pPr>
        <w:ind w:firstLine="720"/>
        <w:rPr>
          <w:sz w:val="24"/>
          <w:szCs w:val="24"/>
        </w:rPr>
      </w:pPr>
    </w:p>
    <w:p w14:paraId="198995E1" w14:textId="07515A7D" w:rsidR="000F0E5B" w:rsidRPr="000A6EFD" w:rsidRDefault="005973F9">
      <w:pPr>
        <w:rPr>
          <w:b/>
          <w:sz w:val="24"/>
          <w:szCs w:val="24"/>
          <w:rPrChange w:id="697" w:author="Thais de Souza Simões" w:date="2020-01-21T13:52:00Z">
            <w:rPr/>
          </w:rPrChange>
        </w:rPr>
        <w:pPrChange w:id="698" w:author="Thais de Souza Simões" w:date="2020-01-21T13:52:00Z">
          <w:pPr>
            <w:pStyle w:val="PargrafodaLista"/>
            <w:ind w:left="1440"/>
          </w:pPr>
        </w:pPrChange>
      </w:pPr>
      <w:ins w:id="699" w:author="Thais de Souza Simões" w:date="2020-01-21T15:12:00Z">
        <w:r>
          <w:rPr>
            <w:b/>
            <w:sz w:val="24"/>
            <w:szCs w:val="24"/>
          </w:rPr>
          <w:t>F</w:t>
        </w:r>
      </w:ins>
      <w:ins w:id="700" w:author="Thais de Souza Simões" w:date="2020-01-21T15:54:00Z">
        <w:r w:rsidR="002E2980">
          <w:rPr>
            <w:b/>
            <w:sz w:val="24"/>
            <w:szCs w:val="24"/>
          </w:rPr>
          <w:t>aceNet e a f</w:t>
        </w:r>
      </w:ins>
      <w:ins w:id="701" w:author="Thais de Souza Simões" w:date="2020-01-21T15:12:00Z">
        <w:r>
          <w:rPr>
            <w:b/>
            <w:sz w:val="24"/>
            <w:szCs w:val="24"/>
          </w:rPr>
          <w:t xml:space="preserve">unção </w:t>
        </w:r>
        <w:r>
          <w:rPr>
            <w:b/>
            <w:i/>
            <w:sz w:val="24"/>
            <w:szCs w:val="24"/>
          </w:rPr>
          <w:t xml:space="preserve">Tiplet </w:t>
        </w:r>
        <w:r w:rsidRPr="005973F9">
          <w:rPr>
            <w:b/>
            <w:i/>
            <w:sz w:val="24"/>
            <w:szCs w:val="24"/>
          </w:rPr>
          <w:t>Loss</w:t>
        </w:r>
        <w:r>
          <w:rPr>
            <w:b/>
            <w:i/>
            <w:sz w:val="24"/>
            <w:szCs w:val="24"/>
          </w:rPr>
          <w:t xml:space="preserve"> </w:t>
        </w:r>
      </w:ins>
      <w:commentRangeStart w:id="702"/>
      <w:del w:id="703" w:author="Thais de Souza Simões" w:date="2020-01-21T15:54:00Z">
        <w:r w:rsidR="00126F3B" w:rsidRPr="005973F9" w:rsidDel="002E2980">
          <w:rPr>
            <w:b/>
            <w:sz w:val="24"/>
            <w:szCs w:val="24"/>
            <w:rPrChange w:id="704" w:author="Thais de Souza Simões" w:date="2020-01-21T15:12:00Z">
              <w:rPr/>
            </w:rPrChange>
          </w:rPr>
          <w:delText>FaceNet</w:delText>
        </w:r>
        <w:commentRangeEnd w:id="702"/>
        <w:r w:rsidR="00126F3B" w:rsidRPr="005973F9" w:rsidDel="002E2980">
          <w:commentReference w:id="702"/>
        </w:r>
      </w:del>
    </w:p>
    <w:p w14:paraId="4E47AB02" w14:textId="77777777" w:rsidR="000F0E5B" w:rsidRDefault="000F0E5B">
      <w:pPr>
        <w:rPr>
          <w:b/>
          <w:sz w:val="24"/>
          <w:szCs w:val="24"/>
        </w:rPr>
      </w:pPr>
    </w:p>
    <w:p w14:paraId="2E785680" w14:textId="21E6CF78" w:rsidR="000F0E5B" w:rsidRDefault="00126F3B">
      <w:pPr>
        <w:ind w:firstLine="708"/>
        <w:rPr>
          <w:ins w:id="705" w:author="Thais de Souza Simões" w:date="2020-01-21T14:12:00Z"/>
          <w:sz w:val="24"/>
          <w:szCs w:val="24"/>
        </w:rPr>
      </w:pPr>
      <w:r>
        <w:rPr>
          <w:sz w:val="24"/>
          <w:szCs w:val="24"/>
        </w:rPr>
        <w:t>FaceNet é um</w:t>
      </w:r>
      <w:ins w:id="706" w:author="Thais de Souza Simões" w:date="2020-01-21T14:10:00Z">
        <w:r w:rsidR="002C6E07">
          <w:rPr>
            <w:sz w:val="24"/>
            <w:szCs w:val="24"/>
          </w:rPr>
          <w:t xml:space="preserve">a rede neural convolucional </w:t>
        </w:r>
      </w:ins>
      <w:del w:id="707" w:author="Thais de Souza Simões" w:date="2020-01-21T14:10:00Z">
        <w:r w:rsidDel="002C6E07">
          <w:rPr>
            <w:sz w:val="24"/>
            <w:szCs w:val="24"/>
          </w:rPr>
          <w:delText xml:space="preserve"> sistema de reconhecimento facial </w:delText>
        </w:r>
      </w:del>
      <w:r>
        <w:rPr>
          <w:sz w:val="24"/>
          <w:szCs w:val="24"/>
        </w:rPr>
        <w:t xml:space="preserve">que mapeia rostos utilizando-se de espaços Euclidianos para encontrar similaridades dos rostos. Assim como a biblioteca Dlib, </w:t>
      </w:r>
      <w:del w:id="708" w:author="Thais de Souza Simões" w:date="2020-01-21T14:11:00Z">
        <w:r w:rsidDel="00E41595">
          <w:rPr>
            <w:sz w:val="24"/>
            <w:szCs w:val="24"/>
          </w:rPr>
          <w:delText xml:space="preserve">também se utiliza de Redes Neurais Convolucionais, e </w:delText>
        </w:r>
      </w:del>
      <w:r>
        <w:rPr>
          <w:sz w:val="24"/>
          <w:szCs w:val="24"/>
        </w:rPr>
        <w:t>mostra uma enorme eficiência</w:t>
      </w:r>
      <w:del w:id="709" w:author="Geiza Maria Hamazaki da Silva" w:date="2019-11-13T08:33:00Z">
        <w:r w:rsidDel="00BB0F3A">
          <w:rPr>
            <w:sz w:val="24"/>
            <w:szCs w:val="24"/>
          </w:rPr>
          <w:delText xml:space="preserve"> quando utilizando </w:delText>
        </w:r>
      </w:del>
      <w:ins w:id="710" w:author="Geiza Maria Hamazaki da Silva" w:date="2019-11-13T08:33:00Z">
        <w:r w:rsidR="00BB0F3A">
          <w:rPr>
            <w:sz w:val="24"/>
            <w:szCs w:val="24"/>
          </w:rPr>
          <w:t xml:space="preserve"> com </w:t>
        </w:r>
      </w:ins>
      <w:r>
        <w:rPr>
          <w:sz w:val="24"/>
          <w:szCs w:val="24"/>
        </w:rPr>
        <w:t>bases de dados de grande porte, como as do YouTube, onde atingiu 95,12% (</w:t>
      </w:r>
      <w:commentRangeStart w:id="711"/>
      <w:r>
        <w:rPr>
          <w:sz w:val="24"/>
          <w:szCs w:val="24"/>
        </w:rPr>
        <w:t>noventa e cinco vírgula doze porcento</w:t>
      </w:r>
      <w:commentRangeEnd w:id="711"/>
      <w:r>
        <w:commentReference w:id="711"/>
      </w:r>
      <w:r>
        <w:rPr>
          <w:sz w:val="24"/>
          <w:szCs w:val="24"/>
        </w:rPr>
        <w:t xml:space="preserve">) de acurácia. </w:t>
      </w:r>
    </w:p>
    <w:p w14:paraId="2EB1E751" w14:textId="7A03D528" w:rsidR="00E41595" w:rsidDel="00E41595" w:rsidRDefault="00E41595">
      <w:pPr>
        <w:ind w:firstLine="708"/>
        <w:rPr>
          <w:del w:id="712" w:author="Thais de Souza Simões" w:date="2020-01-21T14:13:00Z"/>
          <w:sz w:val="24"/>
          <w:szCs w:val="24"/>
        </w:rPr>
      </w:pPr>
    </w:p>
    <w:p w14:paraId="54EFEF12" w14:textId="2CFBDF0A" w:rsidR="008453F1" w:rsidRDefault="00082464">
      <w:pPr>
        <w:ind w:firstLine="708"/>
        <w:rPr>
          <w:ins w:id="713" w:author="Thais de Souza Simões" w:date="2020-01-21T14:29:00Z"/>
          <w:sz w:val="24"/>
          <w:szCs w:val="24"/>
        </w:rPr>
      </w:pPr>
      <w:del w:id="714" w:author="Thais de Souza Simões" w:date="2020-01-21T14:13:00Z">
        <w:r w:rsidDel="00E41595">
          <w:rPr>
            <w:sz w:val="24"/>
            <w:szCs w:val="24"/>
          </w:rPr>
          <w:delText>O</w:delText>
        </w:r>
      </w:del>
      <w:ins w:id="715" w:author="Thais de Souza Simões" w:date="2020-01-21T14:20:00Z">
        <w:r w:rsidR="00E41595">
          <w:rPr>
            <w:sz w:val="24"/>
            <w:szCs w:val="24"/>
          </w:rPr>
          <w:t xml:space="preserve">A função </w:t>
        </w:r>
        <w:r w:rsidR="00E41595">
          <w:rPr>
            <w:i/>
            <w:sz w:val="24"/>
            <w:szCs w:val="24"/>
          </w:rPr>
          <w:t>triplet loss</w:t>
        </w:r>
      </w:ins>
      <w:ins w:id="716" w:author="Thais de Souza Simões" w:date="2020-01-21T14:21:00Z">
        <w:r w:rsidR="00E41595">
          <w:rPr>
            <w:sz w:val="24"/>
            <w:szCs w:val="24"/>
          </w:rPr>
          <w:t xml:space="preserve"> </w:t>
        </w:r>
      </w:ins>
      <w:ins w:id="717" w:author="Thais de Souza Simões" w:date="2020-01-21T15:15:00Z">
        <w:r w:rsidR="005973F9">
          <w:rPr>
            <w:sz w:val="24"/>
            <w:szCs w:val="24"/>
          </w:rPr>
          <w:t>do</w:t>
        </w:r>
      </w:ins>
      <w:ins w:id="718" w:author="Thais de Souza Simões" w:date="2020-01-21T14:21:00Z">
        <w:r w:rsidR="008453F1">
          <w:rPr>
            <w:sz w:val="24"/>
            <w:szCs w:val="24"/>
          </w:rPr>
          <w:t xml:space="preserve"> FaceNet agrupa resultados </w:t>
        </w:r>
      </w:ins>
      <w:ins w:id="719" w:author="Thais de Souza Simões" w:date="2020-01-21T16:52:00Z">
        <w:r w:rsidR="002D3EA3">
          <w:rPr>
            <w:sz w:val="24"/>
            <w:szCs w:val="24"/>
          </w:rPr>
          <w:t>similares</w:t>
        </w:r>
      </w:ins>
      <w:ins w:id="720" w:author="Thais de Souza Simões" w:date="2020-01-21T14:21:00Z">
        <w:r w:rsidR="008453F1">
          <w:rPr>
            <w:sz w:val="24"/>
            <w:szCs w:val="24"/>
          </w:rPr>
          <w:t xml:space="preserve"> de modo que eles permaneçam pr</w:t>
        </w:r>
      </w:ins>
      <w:ins w:id="721" w:author="Thais de Souza Simões" w:date="2020-01-21T14:28:00Z">
        <w:r w:rsidR="008453F1">
          <w:rPr>
            <w:sz w:val="24"/>
            <w:szCs w:val="24"/>
          </w:rPr>
          <w:t xml:space="preserve">óximos, e os </w:t>
        </w:r>
      </w:ins>
      <w:ins w:id="722" w:author="Thais de Souza Simões" w:date="2020-01-21T16:52:00Z">
        <w:r w:rsidR="002D3EA3">
          <w:rPr>
            <w:sz w:val="24"/>
            <w:szCs w:val="24"/>
          </w:rPr>
          <w:t>diferentes</w:t>
        </w:r>
      </w:ins>
      <w:ins w:id="723" w:author="Thais de Souza Simões" w:date="2020-01-21T14:28:00Z">
        <w:r w:rsidR="008453F1">
          <w:rPr>
            <w:sz w:val="24"/>
            <w:szCs w:val="24"/>
          </w:rPr>
          <w:t xml:space="preserve"> de maneira que eles fiquem mais distantes. </w:t>
        </w:r>
      </w:ins>
      <w:ins w:id="724" w:author="Thais de Souza Simões" w:date="2020-01-21T14:29:00Z">
        <w:r w:rsidR="008453F1">
          <w:rPr>
            <w:sz w:val="24"/>
            <w:szCs w:val="24"/>
          </w:rPr>
          <w:t>Para tanto,</w:t>
        </w:r>
      </w:ins>
      <w:ins w:id="725" w:author="Thais de Souza Simões" w:date="2020-01-21T14:48:00Z">
        <w:r w:rsidR="001020D2">
          <w:rPr>
            <w:sz w:val="24"/>
            <w:szCs w:val="24"/>
          </w:rPr>
          <w:t xml:space="preserve"> ele </w:t>
        </w:r>
      </w:ins>
      <w:ins w:id="726" w:author="Thais de Souza Simões" w:date="2020-01-21T15:09:00Z">
        <w:r w:rsidR="00D8337E">
          <w:rPr>
            <w:sz w:val="24"/>
            <w:szCs w:val="24"/>
          </w:rPr>
          <w:t xml:space="preserve">se </w:t>
        </w:r>
      </w:ins>
      <w:ins w:id="727" w:author="Thais de Souza Simões" w:date="2020-01-21T14:48:00Z">
        <w:r w:rsidR="001020D2">
          <w:rPr>
            <w:sz w:val="24"/>
            <w:szCs w:val="24"/>
          </w:rPr>
          <w:t xml:space="preserve">utiliza </w:t>
        </w:r>
      </w:ins>
      <w:ins w:id="728" w:author="Thais de Souza Simões" w:date="2020-01-21T15:09:00Z">
        <w:r w:rsidR="00D8337E">
          <w:rPr>
            <w:sz w:val="24"/>
            <w:szCs w:val="24"/>
          </w:rPr>
          <w:t>d</w:t>
        </w:r>
      </w:ins>
      <w:ins w:id="729" w:author="Thais de Souza Simões" w:date="2020-01-21T14:48:00Z">
        <w:r w:rsidR="001020D2">
          <w:rPr>
            <w:sz w:val="24"/>
            <w:szCs w:val="24"/>
          </w:rPr>
          <w:t xml:space="preserve">a fórmula apresentada na figura XX e da codificação de face de </w:t>
        </w:r>
      </w:ins>
      <w:ins w:id="730" w:author="Thais de Souza Simões" w:date="2020-01-21T14:29:00Z">
        <w:r w:rsidR="008453F1">
          <w:rPr>
            <w:sz w:val="24"/>
            <w:szCs w:val="24"/>
          </w:rPr>
          <w:t>três imagens</w:t>
        </w:r>
      </w:ins>
      <w:ins w:id="731" w:author="Thais de Souza Simões" w:date="2020-01-21T15:09:00Z">
        <w:r w:rsidR="00D8337E">
          <w:rPr>
            <w:sz w:val="24"/>
            <w:szCs w:val="24"/>
          </w:rPr>
          <w:t xml:space="preserve"> que são classificadas como</w:t>
        </w:r>
      </w:ins>
      <w:ins w:id="732" w:author="Thais de Souza Simões" w:date="2020-01-21T14:29:00Z">
        <w:r w:rsidR="008453F1">
          <w:rPr>
            <w:sz w:val="24"/>
            <w:szCs w:val="24"/>
          </w:rPr>
          <w:t>:</w:t>
        </w:r>
      </w:ins>
    </w:p>
    <w:p w14:paraId="174DF751" w14:textId="2A1513A9" w:rsidR="008453F1" w:rsidRDefault="008453F1">
      <w:pPr>
        <w:ind w:firstLine="708"/>
        <w:rPr>
          <w:ins w:id="733" w:author="Thais de Souza Simões" w:date="2020-01-21T14:32:00Z"/>
          <w:sz w:val="24"/>
          <w:szCs w:val="24"/>
        </w:rPr>
      </w:pPr>
      <w:ins w:id="734" w:author="Thais de Souza Simões" w:date="2020-01-21T14:29:00Z">
        <w:r>
          <w:rPr>
            <w:sz w:val="24"/>
            <w:szCs w:val="24"/>
          </w:rPr>
          <w:t xml:space="preserve">-  Imagem âncora: Funciona como base comparativa. </w:t>
        </w:r>
      </w:ins>
      <w:ins w:id="735" w:author="Thais de Souza Simões" w:date="2020-01-21T14:30:00Z">
        <w:r>
          <w:rPr>
            <w:sz w:val="24"/>
            <w:szCs w:val="24"/>
          </w:rPr>
          <w:t xml:space="preserve">Ela é utilizada para criar um padrão </w:t>
        </w:r>
      </w:ins>
      <w:ins w:id="736" w:author="Thais de Souza Simões" w:date="2020-01-21T14:32:00Z">
        <w:r w:rsidR="00251951">
          <w:rPr>
            <w:sz w:val="24"/>
            <w:szCs w:val="24"/>
          </w:rPr>
          <w:t xml:space="preserve">de resultados. </w:t>
        </w:r>
      </w:ins>
    </w:p>
    <w:p w14:paraId="05A00075" w14:textId="23BC1B58" w:rsidR="00251951" w:rsidRDefault="00251951">
      <w:pPr>
        <w:ind w:firstLine="708"/>
        <w:rPr>
          <w:ins w:id="737" w:author="Thais de Souza Simões" w:date="2020-01-21T14:39:00Z"/>
          <w:sz w:val="24"/>
          <w:szCs w:val="24"/>
        </w:rPr>
      </w:pPr>
      <w:ins w:id="738" w:author="Thais de Souza Simões" w:date="2020-01-21T14:34:00Z">
        <w:r>
          <w:rPr>
            <w:sz w:val="24"/>
            <w:szCs w:val="24"/>
          </w:rPr>
          <w:t>-  Imagem positiva:</w:t>
        </w:r>
      </w:ins>
      <w:ins w:id="739" w:author="Thais de Souza Simões" w:date="2020-01-21T14:35:00Z">
        <w:r>
          <w:rPr>
            <w:sz w:val="24"/>
            <w:szCs w:val="24"/>
          </w:rPr>
          <w:t xml:space="preserve"> A imagem de uma mesma pessoa</w:t>
        </w:r>
      </w:ins>
      <w:ins w:id="740" w:author="Thais de Souza Simões" w:date="2020-01-21T14:38:00Z">
        <w:r>
          <w:rPr>
            <w:sz w:val="24"/>
            <w:szCs w:val="24"/>
          </w:rPr>
          <w:t xml:space="preserve"> da imagem âncora. O</w:t>
        </w:r>
      </w:ins>
      <w:ins w:id="741" w:author="Thais de Souza Simões" w:date="2020-01-21T14:39:00Z">
        <w:r>
          <w:rPr>
            <w:sz w:val="24"/>
            <w:szCs w:val="24"/>
          </w:rPr>
          <w:t>s resultados serão</w:t>
        </w:r>
      </w:ins>
      <w:ins w:id="742" w:author="Thais de Souza Simões" w:date="2020-01-21T14:36:00Z">
        <w:r>
          <w:rPr>
            <w:sz w:val="24"/>
            <w:szCs w:val="24"/>
          </w:rPr>
          <w:t xml:space="preserve"> bastante próximo</w:t>
        </w:r>
      </w:ins>
      <w:ins w:id="743" w:author="Thais de Souza Simões" w:date="2020-01-21T14:39:00Z">
        <w:r>
          <w:rPr>
            <w:sz w:val="24"/>
            <w:szCs w:val="24"/>
          </w:rPr>
          <w:t>s</w:t>
        </w:r>
      </w:ins>
      <w:ins w:id="744" w:author="Thais de Souza Simões" w:date="2020-01-21T14:36:00Z">
        <w:r>
          <w:rPr>
            <w:sz w:val="24"/>
            <w:szCs w:val="24"/>
          </w:rPr>
          <w:t xml:space="preserve"> do padrão esperado</w:t>
        </w:r>
      </w:ins>
      <w:ins w:id="745" w:author="Thais de Souza Simões" w:date="2020-01-21T14:39:00Z">
        <w:r>
          <w:rPr>
            <w:sz w:val="24"/>
            <w:szCs w:val="24"/>
          </w:rPr>
          <w:t xml:space="preserve"> (o resultado da imagem âncora).</w:t>
        </w:r>
      </w:ins>
    </w:p>
    <w:p w14:paraId="0271B2C0" w14:textId="4DD3F79B" w:rsidR="00251951" w:rsidRDefault="00251951">
      <w:pPr>
        <w:ind w:firstLine="708"/>
        <w:rPr>
          <w:ins w:id="746" w:author="Thais de Souza Simões" w:date="2020-01-21T14:49:00Z"/>
          <w:sz w:val="24"/>
          <w:szCs w:val="24"/>
        </w:rPr>
      </w:pPr>
      <w:ins w:id="747" w:author="Thais de Souza Simões" w:date="2020-01-21T14:39:00Z">
        <w:r>
          <w:rPr>
            <w:sz w:val="24"/>
            <w:szCs w:val="24"/>
          </w:rPr>
          <w:t xml:space="preserve">- Imagem negativa: Imagem de uma pessoa diferente. </w:t>
        </w:r>
      </w:ins>
      <w:ins w:id="748" w:author="Thais de Souza Simões" w:date="2020-01-21T14:45:00Z">
        <w:r w:rsidR="001020D2">
          <w:rPr>
            <w:sz w:val="24"/>
            <w:szCs w:val="24"/>
          </w:rPr>
          <w:t>Os resultados vão ser distantes do</w:t>
        </w:r>
      </w:ins>
      <w:ins w:id="749" w:author="Thais de Souza Simões" w:date="2020-01-21T14:47:00Z">
        <w:r w:rsidR="001020D2">
          <w:rPr>
            <w:sz w:val="24"/>
            <w:szCs w:val="24"/>
          </w:rPr>
          <w:t xml:space="preserve"> determinado como base pela imagem âncora e</w:t>
        </w:r>
      </w:ins>
      <w:ins w:id="750" w:author="Thais de Souza Simões" w:date="2020-01-21T14:49:00Z">
        <w:r w:rsidR="001020D2">
          <w:rPr>
            <w:sz w:val="24"/>
            <w:szCs w:val="24"/>
          </w:rPr>
          <w:t>,</w:t>
        </w:r>
      </w:ins>
      <w:ins w:id="751" w:author="Thais de Souza Simões" w:date="2020-01-21T14:47:00Z">
        <w:r w:rsidR="001020D2">
          <w:rPr>
            <w:sz w:val="24"/>
            <w:szCs w:val="24"/>
          </w:rPr>
          <w:t xml:space="preserve"> logo</w:t>
        </w:r>
      </w:ins>
      <w:ins w:id="752" w:author="Thais de Souza Simões" w:date="2020-01-21T14:49:00Z">
        <w:r w:rsidR="001020D2">
          <w:rPr>
            <w:sz w:val="24"/>
            <w:szCs w:val="24"/>
          </w:rPr>
          <w:t>,</w:t>
        </w:r>
      </w:ins>
      <w:ins w:id="753" w:author="Thais de Souza Simões" w:date="2020-01-21T14:47:00Z">
        <w:r w:rsidR="001020D2">
          <w:rPr>
            <w:sz w:val="24"/>
            <w:szCs w:val="24"/>
          </w:rPr>
          <w:t xml:space="preserve"> serão </w:t>
        </w:r>
      </w:ins>
      <w:ins w:id="754" w:author="Thais de Souza Simões" w:date="2020-01-21T14:49:00Z">
        <w:r w:rsidR="001020D2">
          <w:rPr>
            <w:sz w:val="24"/>
            <w:szCs w:val="24"/>
          </w:rPr>
          <w:t>agrupados</w:t>
        </w:r>
      </w:ins>
      <w:ins w:id="755" w:author="Thais de Souza Simões" w:date="2020-01-21T14:47:00Z">
        <w:r w:rsidR="001020D2">
          <w:rPr>
            <w:sz w:val="24"/>
            <w:szCs w:val="24"/>
          </w:rPr>
          <w:t xml:space="preserve"> juntos. </w:t>
        </w:r>
      </w:ins>
      <w:ins w:id="756" w:author="Thais de Souza Simões" w:date="2020-01-21T14:45:00Z">
        <w:r w:rsidR="001020D2">
          <w:rPr>
            <w:sz w:val="24"/>
            <w:szCs w:val="24"/>
          </w:rPr>
          <w:t xml:space="preserve"> </w:t>
        </w:r>
      </w:ins>
      <w:ins w:id="757" w:author="Thais de Souza Simões" w:date="2020-01-21T14:40:00Z">
        <w:r>
          <w:rPr>
            <w:sz w:val="24"/>
            <w:szCs w:val="24"/>
          </w:rPr>
          <w:t xml:space="preserve"> </w:t>
        </w:r>
      </w:ins>
    </w:p>
    <w:p w14:paraId="57CEE147" w14:textId="77777777" w:rsidR="001020D2" w:rsidRDefault="001020D2">
      <w:pPr>
        <w:ind w:firstLine="708"/>
        <w:rPr>
          <w:ins w:id="758" w:author="Thais de Souza Simões" w:date="2020-01-21T14:21:00Z"/>
          <w:sz w:val="24"/>
          <w:szCs w:val="24"/>
        </w:rPr>
      </w:pPr>
    </w:p>
    <w:p w14:paraId="661C3E5A" w14:textId="30DA762F" w:rsidR="008453F1" w:rsidRDefault="001020D2">
      <w:pPr>
        <w:ind w:firstLine="708"/>
        <w:jc w:val="center"/>
        <w:rPr>
          <w:ins w:id="759" w:author="Thais de Souza Simões" w:date="2020-01-21T14:49:00Z"/>
          <w:sz w:val="24"/>
          <w:szCs w:val="24"/>
        </w:rPr>
        <w:pPrChange w:id="760" w:author="Thais de Souza Simões" w:date="2020-01-21T14:49:00Z">
          <w:pPr>
            <w:ind w:firstLine="708"/>
          </w:pPr>
        </w:pPrChange>
      </w:pPr>
      <w:commentRangeStart w:id="761"/>
      <w:commentRangeStart w:id="762"/>
      <w:commentRangeStart w:id="763"/>
      <w:ins w:id="764" w:author="Thais de Souza Simões" w:date="2020-01-21T14:49:00Z">
        <w:r>
          <w:rPr>
            <w:noProof/>
            <w:lang w:eastAsia="pt-BR"/>
          </w:rPr>
          <w:lastRenderedPageBreak/>
          <w:drawing>
            <wp:inline distT="0" distB="0" distL="0" distR="0" wp14:anchorId="31EB555B" wp14:editId="5D6593DC">
              <wp:extent cx="3950026" cy="87657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0210" cy="892149"/>
                      </a:xfrm>
                      <a:prstGeom prst="rect">
                        <a:avLst/>
                      </a:prstGeom>
                    </pic:spPr>
                  </pic:pic>
                </a:graphicData>
              </a:graphic>
            </wp:inline>
          </w:drawing>
        </w:r>
      </w:ins>
      <w:commentRangeEnd w:id="761"/>
      <w:commentRangeEnd w:id="763"/>
      <w:ins w:id="765" w:author="Thais de Souza Simões" w:date="2020-01-21T15:07:00Z">
        <w:r w:rsidR="00D8337E">
          <w:rPr>
            <w:rStyle w:val="Refdecomentrio"/>
          </w:rPr>
          <w:commentReference w:id="761"/>
        </w:r>
      </w:ins>
      <w:commentRangeEnd w:id="762"/>
      <w:ins w:id="766" w:author="Thais de Souza Simões" w:date="2020-01-21T15:13:00Z">
        <w:r w:rsidR="005973F9">
          <w:rPr>
            <w:rStyle w:val="Refdecomentrio"/>
          </w:rPr>
          <w:commentReference w:id="762"/>
        </w:r>
      </w:ins>
      <w:ins w:id="767" w:author="Thais de Souza Simões" w:date="2020-01-21T14:49:00Z">
        <w:r>
          <w:rPr>
            <w:rStyle w:val="Refdecomentrio"/>
          </w:rPr>
          <w:commentReference w:id="763"/>
        </w:r>
      </w:ins>
    </w:p>
    <w:p w14:paraId="47F4BD98" w14:textId="58290C85" w:rsidR="001020D2" w:rsidRDefault="002219E6">
      <w:pPr>
        <w:ind w:firstLine="708"/>
        <w:jc w:val="center"/>
        <w:rPr>
          <w:ins w:id="768" w:author="Thais de Souza Simões" w:date="2020-01-21T14:51:00Z"/>
          <w:i/>
          <w:sz w:val="24"/>
          <w:szCs w:val="24"/>
        </w:rPr>
        <w:pPrChange w:id="769" w:author="Thais de Souza Simões" w:date="2020-01-21T14:49:00Z">
          <w:pPr>
            <w:ind w:firstLine="708"/>
          </w:pPr>
        </w:pPrChange>
      </w:pPr>
      <w:r>
        <w:rPr>
          <w:sz w:val="24"/>
          <w:szCs w:val="24"/>
        </w:rPr>
        <w:t>Equação</w:t>
      </w:r>
      <w:ins w:id="770" w:author="Thais de Souza Simões" w:date="2020-01-21T14:49:00Z">
        <w:r w:rsidR="001020D2">
          <w:rPr>
            <w:sz w:val="24"/>
            <w:szCs w:val="24"/>
          </w:rPr>
          <w:t xml:space="preserve"> XX – Fórmula da </w:t>
        </w:r>
        <w:r w:rsidR="001020D2" w:rsidRPr="001020D2">
          <w:rPr>
            <w:i/>
            <w:sz w:val="24"/>
            <w:szCs w:val="24"/>
            <w:rPrChange w:id="771" w:author="Thais de Souza Simões" w:date="2020-01-21T14:49:00Z">
              <w:rPr>
                <w:sz w:val="24"/>
                <w:szCs w:val="24"/>
              </w:rPr>
            </w:rPrChange>
          </w:rPr>
          <w:t>Triplet Loss</w:t>
        </w:r>
      </w:ins>
    </w:p>
    <w:p w14:paraId="06396955" w14:textId="4B012CA0" w:rsidR="001020D2" w:rsidRPr="001020D2" w:rsidRDefault="001020D2">
      <w:pPr>
        <w:ind w:firstLine="708"/>
        <w:rPr>
          <w:ins w:id="772" w:author="Thais de Souza Simões" w:date="2020-01-21T14:21:00Z"/>
          <w:sz w:val="24"/>
          <w:szCs w:val="24"/>
        </w:rPr>
      </w:pPr>
      <w:ins w:id="773" w:author="Thais de Souza Simões" w:date="2020-01-21T14:51:00Z">
        <w:r>
          <w:rPr>
            <w:sz w:val="24"/>
            <w:szCs w:val="24"/>
          </w:rPr>
          <w:t xml:space="preserve">Esta função </w:t>
        </w:r>
      </w:ins>
      <w:ins w:id="774" w:author="Thais de Souza Simões" w:date="2020-01-21T14:55:00Z">
        <w:r w:rsidR="00EF0DF3">
          <w:rPr>
            <w:sz w:val="24"/>
            <w:szCs w:val="24"/>
          </w:rPr>
          <w:t xml:space="preserve">é utilizada para melhorar a </w:t>
        </w:r>
      </w:ins>
      <w:ins w:id="775" w:author="Thais de Souza Simões" w:date="2020-01-21T14:59:00Z">
        <w:r w:rsidR="00EF0DF3">
          <w:rPr>
            <w:sz w:val="24"/>
            <w:szCs w:val="24"/>
          </w:rPr>
          <w:t>performance</w:t>
        </w:r>
      </w:ins>
      <w:ins w:id="776" w:author="Thais de Souza Simões" w:date="2020-01-21T14:55:00Z">
        <w:r w:rsidR="00EF0DF3">
          <w:rPr>
            <w:sz w:val="24"/>
            <w:szCs w:val="24"/>
          </w:rPr>
          <w:t xml:space="preserve"> </w:t>
        </w:r>
      </w:ins>
      <w:ins w:id="777" w:author="Thais de Souza Simões" w:date="2020-01-21T14:59:00Z">
        <w:r w:rsidR="00EF0DF3">
          <w:rPr>
            <w:sz w:val="24"/>
            <w:szCs w:val="24"/>
          </w:rPr>
          <w:t>do</w:t>
        </w:r>
      </w:ins>
      <w:ins w:id="778" w:author="Thais de Souza Simões" w:date="2020-01-21T15:02:00Z">
        <w:r w:rsidR="00D8337E">
          <w:rPr>
            <w:sz w:val="24"/>
            <w:szCs w:val="24"/>
          </w:rPr>
          <w:t xml:space="preserve"> modelo, uma vez que </w:t>
        </w:r>
      </w:ins>
      <w:ins w:id="779" w:author="Thais de Souza Simões" w:date="2020-01-21T15:04:00Z">
        <w:r w:rsidR="00D8337E">
          <w:rPr>
            <w:sz w:val="24"/>
            <w:szCs w:val="24"/>
          </w:rPr>
          <w:t>irá</w:t>
        </w:r>
      </w:ins>
      <w:ins w:id="780" w:author="Thais de Souza Simões" w:date="2020-01-21T15:02:00Z">
        <w:r w:rsidR="00D8337E">
          <w:rPr>
            <w:sz w:val="24"/>
            <w:szCs w:val="24"/>
          </w:rPr>
          <w:t xml:space="preserve"> agrupar </w:t>
        </w:r>
      </w:ins>
      <w:ins w:id="781" w:author="Thais de Souza Simões" w:date="2020-01-21T16:53:00Z">
        <w:r w:rsidR="006B75DD">
          <w:rPr>
            <w:sz w:val="24"/>
            <w:szCs w:val="24"/>
          </w:rPr>
          <w:t xml:space="preserve">as imagens das </w:t>
        </w:r>
      </w:ins>
      <w:ins w:id="782" w:author="Thais de Souza Simões" w:date="2020-01-21T15:04:00Z">
        <w:r w:rsidR="00D8337E">
          <w:rPr>
            <w:sz w:val="24"/>
            <w:szCs w:val="24"/>
          </w:rPr>
          <w:t>mesmas pessoas</w:t>
        </w:r>
      </w:ins>
      <w:ins w:id="783" w:author="Thais de Souza Simões" w:date="2020-01-21T15:10:00Z">
        <w:r w:rsidR="006B75DD">
          <w:rPr>
            <w:sz w:val="24"/>
            <w:szCs w:val="24"/>
          </w:rPr>
          <w:t xml:space="preserve"> e separar em outro</w:t>
        </w:r>
      </w:ins>
      <w:ins w:id="784" w:author="Thais de Souza Simões" w:date="2020-01-21T16:53:00Z">
        <w:r w:rsidR="006B75DD">
          <w:rPr>
            <w:sz w:val="24"/>
            <w:szCs w:val="24"/>
          </w:rPr>
          <w:t>s</w:t>
        </w:r>
      </w:ins>
      <w:ins w:id="785" w:author="Thais de Souza Simões" w:date="2020-01-21T15:10:00Z">
        <w:r w:rsidR="00D8337E">
          <w:rPr>
            <w:sz w:val="24"/>
            <w:szCs w:val="24"/>
          </w:rPr>
          <w:t xml:space="preserve"> grupo</w:t>
        </w:r>
      </w:ins>
      <w:ins w:id="786" w:author="Thais de Souza Simões" w:date="2020-01-21T16:53:00Z">
        <w:r w:rsidR="006B75DD">
          <w:rPr>
            <w:sz w:val="24"/>
            <w:szCs w:val="24"/>
          </w:rPr>
          <w:t>s</w:t>
        </w:r>
      </w:ins>
      <w:ins w:id="787" w:author="Thais de Souza Simões" w:date="2020-01-21T15:10:00Z">
        <w:r w:rsidR="00D8337E">
          <w:rPr>
            <w:sz w:val="24"/>
            <w:szCs w:val="24"/>
          </w:rPr>
          <w:t xml:space="preserve"> </w:t>
        </w:r>
      </w:ins>
      <w:ins w:id="788" w:author="Thais de Souza Simões" w:date="2020-01-21T16:53:00Z">
        <w:r w:rsidR="006B75DD">
          <w:rPr>
            <w:sz w:val="24"/>
            <w:szCs w:val="24"/>
          </w:rPr>
          <w:t>as</w:t>
        </w:r>
      </w:ins>
      <w:ins w:id="789" w:author="Thais de Souza Simões" w:date="2020-01-21T15:10:00Z">
        <w:r w:rsidR="00D8337E">
          <w:rPr>
            <w:sz w:val="24"/>
            <w:szCs w:val="24"/>
          </w:rPr>
          <w:t xml:space="preserve"> pessoas diferentes</w:t>
        </w:r>
      </w:ins>
      <w:ins w:id="790" w:author="Thais de Souza Simões" w:date="2020-01-21T15:02:00Z">
        <w:r w:rsidR="00D8337E">
          <w:rPr>
            <w:sz w:val="24"/>
            <w:szCs w:val="24"/>
          </w:rPr>
          <w:t>.</w:t>
        </w:r>
      </w:ins>
    </w:p>
    <w:p w14:paraId="6752E54C" w14:textId="021E2998" w:rsidR="00082464" w:rsidDel="001020D2" w:rsidRDefault="00081267">
      <w:pPr>
        <w:ind w:firstLine="708"/>
        <w:rPr>
          <w:del w:id="791" w:author="Thais de Souza Simões" w:date="2020-01-21T14:47:00Z"/>
          <w:sz w:val="24"/>
          <w:szCs w:val="24"/>
        </w:rPr>
      </w:pPr>
      <w:ins w:id="792" w:author="Thais de Souza Simões" w:date="2020-01-21T15:55:00Z">
        <w:r>
          <w:rPr>
            <w:sz w:val="24"/>
            <w:szCs w:val="24"/>
          </w:rPr>
          <w:t xml:space="preserve">O FaceNet é </w:t>
        </w:r>
      </w:ins>
      <w:ins w:id="793" w:author="Thais de Souza Simões" w:date="2020-01-21T15:57:00Z">
        <w:r>
          <w:rPr>
            <w:sz w:val="24"/>
            <w:szCs w:val="24"/>
          </w:rPr>
          <w:t xml:space="preserve">aplicado em dois momentos na criação do modelo utilizado no OpenFace. Primeiramente, </w:t>
        </w:r>
      </w:ins>
      <w:ins w:id="794" w:author="Thais de Souza Simões" w:date="2020-01-21T16:02:00Z">
        <w:r>
          <w:rPr>
            <w:sz w:val="24"/>
            <w:szCs w:val="24"/>
          </w:rPr>
          <w:t>empregam</w:t>
        </w:r>
      </w:ins>
      <w:ins w:id="795" w:author="Thais de Souza Simões" w:date="2020-01-21T15:58:00Z">
        <w:r>
          <w:rPr>
            <w:sz w:val="24"/>
            <w:szCs w:val="24"/>
          </w:rPr>
          <w:t xml:space="preserve"> o modelo pré-treinado do FaceNet para criar um vetor </w:t>
        </w:r>
      </w:ins>
      <w:ins w:id="796" w:author="Thais de Souza Simões" w:date="2020-01-21T15:59:00Z">
        <w:r>
          <w:rPr>
            <w:sz w:val="24"/>
            <w:szCs w:val="24"/>
          </w:rPr>
          <w:t xml:space="preserve">de 128 </w:t>
        </w:r>
      </w:ins>
      <w:ins w:id="797" w:author="Thais de Souza Simões" w:date="2020-01-21T15:58:00Z">
        <w:r>
          <w:rPr>
            <w:sz w:val="24"/>
            <w:szCs w:val="24"/>
          </w:rPr>
          <w:t>dimens</w:t>
        </w:r>
      </w:ins>
      <w:ins w:id="798" w:author="Thais de Souza Simões" w:date="2020-01-21T15:59:00Z">
        <w:r>
          <w:rPr>
            <w:sz w:val="24"/>
            <w:szCs w:val="24"/>
          </w:rPr>
          <w:t>ões que representará um modelo gen</w:t>
        </w:r>
      </w:ins>
      <w:ins w:id="799" w:author="Thais de Souza Simões" w:date="2020-01-21T16:00:00Z">
        <w:r>
          <w:rPr>
            <w:sz w:val="24"/>
            <w:szCs w:val="24"/>
          </w:rPr>
          <w:t>érico de rosto</w:t>
        </w:r>
      </w:ins>
      <w:ins w:id="800" w:author="Thais de Souza Simões" w:date="2020-01-21T15:59:00Z">
        <w:r>
          <w:rPr>
            <w:sz w:val="24"/>
            <w:szCs w:val="24"/>
          </w:rPr>
          <w:t>.</w:t>
        </w:r>
      </w:ins>
      <w:ins w:id="801" w:author="Thais de Souza Simões" w:date="2020-01-21T16:01:00Z">
        <w:r>
          <w:rPr>
            <w:sz w:val="24"/>
            <w:szCs w:val="24"/>
          </w:rPr>
          <w:t xml:space="preserve"> Em seguida, utilizarão a</w:t>
        </w:r>
      </w:ins>
      <w:ins w:id="802" w:author="Thais de Souza Simões" w:date="2020-01-21T15:59:00Z">
        <w:r>
          <w:rPr>
            <w:sz w:val="24"/>
            <w:szCs w:val="24"/>
          </w:rPr>
          <w:t xml:space="preserve"> </w:t>
        </w:r>
      </w:ins>
      <w:ins w:id="803" w:author="Thais de Souza Simões" w:date="2020-01-21T14:51:00Z">
        <w:r w:rsidR="001020D2">
          <w:rPr>
            <w:sz w:val="24"/>
            <w:szCs w:val="24"/>
          </w:rPr>
          <w:t xml:space="preserve">função </w:t>
        </w:r>
        <w:r w:rsidR="001020D2">
          <w:rPr>
            <w:i/>
            <w:sz w:val="24"/>
            <w:szCs w:val="24"/>
          </w:rPr>
          <w:t xml:space="preserve">triplet loss </w:t>
        </w:r>
        <w:r w:rsidR="001020D2">
          <w:rPr>
            <w:sz w:val="24"/>
            <w:szCs w:val="24"/>
          </w:rPr>
          <w:t xml:space="preserve"> </w:t>
        </w:r>
      </w:ins>
      <w:ins w:id="804" w:author="Thais de Souza Simões" w:date="2020-01-21T16:01:00Z">
        <w:r>
          <w:rPr>
            <w:sz w:val="24"/>
            <w:szCs w:val="24"/>
          </w:rPr>
          <w:t xml:space="preserve">para a organização do modelo de modo que ele se torne </w:t>
        </w:r>
      </w:ins>
      <w:ins w:id="805" w:author="Thais de Souza Simões" w:date="2020-01-21T16:02:00Z">
        <w:r w:rsidR="00B65054">
          <w:rPr>
            <w:sz w:val="24"/>
            <w:szCs w:val="24"/>
          </w:rPr>
          <w:t>mais perform</w:t>
        </w:r>
      </w:ins>
      <w:ins w:id="806" w:author="Thais de Souza Simões" w:date="2020-01-21T16:17:00Z">
        <w:r w:rsidR="00B65054">
          <w:rPr>
            <w:sz w:val="24"/>
            <w:szCs w:val="24"/>
          </w:rPr>
          <w:t>ático</w:t>
        </w:r>
      </w:ins>
      <w:ins w:id="807" w:author="Thais de Souza Simões" w:date="2020-01-21T14:51:00Z">
        <w:r w:rsidR="001020D2">
          <w:rPr>
            <w:sz w:val="24"/>
            <w:szCs w:val="24"/>
          </w:rPr>
          <w:t>.</w:t>
        </w:r>
      </w:ins>
      <w:del w:id="808" w:author="Thais de Souza Simões" w:date="2020-01-21T14:20:00Z">
        <w:r w:rsidR="00082464" w:rsidDel="00E41595">
          <w:rPr>
            <w:sz w:val="24"/>
            <w:szCs w:val="24"/>
          </w:rPr>
          <w:delText xml:space="preserve"> FaceNet é utilizado</w:delText>
        </w:r>
      </w:del>
      <w:del w:id="809" w:author="Thais de Souza Simões" w:date="2020-01-21T14:47:00Z">
        <w:r w:rsidR="00082464" w:rsidDel="001020D2">
          <w:rPr>
            <w:sz w:val="24"/>
            <w:szCs w:val="24"/>
          </w:rPr>
          <w:delText xml:space="preserve"> pelo</w:delText>
        </w:r>
        <w:r w:rsidR="00CC295F" w:rsidDel="001020D2">
          <w:rPr>
            <w:sz w:val="24"/>
            <w:szCs w:val="24"/>
          </w:rPr>
          <w:delText xml:space="preserve"> algoritmo do</w:delText>
        </w:r>
        <w:r w:rsidR="00082464" w:rsidDel="001020D2">
          <w:rPr>
            <w:sz w:val="24"/>
            <w:szCs w:val="24"/>
          </w:rPr>
          <w:delText xml:space="preserve"> OpenFace em sua arquitetura</w:delText>
        </w:r>
      </w:del>
      <w:del w:id="810" w:author="Thais de Souza Simões" w:date="2020-01-21T14:18:00Z">
        <w:r w:rsidR="00CC295F" w:rsidDel="00E41595">
          <w:rPr>
            <w:sz w:val="24"/>
            <w:szCs w:val="24"/>
          </w:rPr>
          <w:delText xml:space="preserve"> para </w:delText>
        </w:r>
      </w:del>
      <w:del w:id="811" w:author="Thais de Souza Simões" w:date="2020-01-21T14:13:00Z">
        <w:r w:rsidR="00CC295F" w:rsidDel="00E41595">
          <w:rPr>
            <w:sz w:val="24"/>
            <w:szCs w:val="24"/>
          </w:rPr>
          <w:delText xml:space="preserve">fazer </w:delText>
        </w:r>
      </w:del>
      <w:del w:id="812" w:author="Thais de Souza Simões" w:date="2020-01-21T13:54:00Z">
        <w:r w:rsidR="00CC295F" w:rsidDel="00AD0D4D">
          <w:rPr>
            <w:sz w:val="24"/>
            <w:szCs w:val="24"/>
          </w:rPr>
          <w:delText>a detecção de rostos</w:delText>
        </w:r>
      </w:del>
      <w:del w:id="813" w:author="Thais de Souza Simões" w:date="2020-01-21T14:18:00Z">
        <w:r w:rsidR="00CC295F" w:rsidDel="00E41595">
          <w:rPr>
            <w:sz w:val="24"/>
            <w:szCs w:val="24"/>
          </w:rPr>
          <w:delText>.</w:delText>
        </w:r>
      </w:del>
    </w:p>
    <w:p w14:paraId="599B401E" w14:textId="77777777" w:rsidR="000F0E5B" w:rsidRDefault="000F0E5B">
      <w:pPr>
        <w:ind w:firstLine="708"/>
        <w:rPr>
          <w:sz w:val="24"/>
          <w:szCs w:val="24"/>
        </w:rPr>
      </w:pPr>
    </w:p>
    <w:p w14:paraId="1AAA94B9" w14:textId="77777777" w:rsidR="00D8337E" w:rsidRDefault="00D8337E">
      <w:pPr>
        <w:rPr>
          <w:ins w:id="814" w:author="Thais de Souza Simões" w:date="2020-01-21T15:07:00Z"/>
          <w:b/>
          <w:sz w:val="24"/>
          <w:szCs w:val="24"/>
        </w:rPr>
        <w:pPrChange w:id="815" w:author="Thais de Souza Simões" w:date="2020-01-21T13:52:00Z">
          <w:pPr>
            <w:pStyle w:val="PargrafodaLista"/>
            <w:ind w:left="1440"/>
          </w:pPr>
        </w:pPrChange>
      </w:pPr>
    </w:p>
    <w:p w14:paraId="33F7B403" w14:textId="77E155EE" w:rsidR="000F0E5B" w:rsidRPr="000A6EFD" w:rsidRDefault="00126F3B">
      <w:pPr>
        <w:rPr>
          <w:b/>
          <w:sz w:val="24"/>
          <w:szCs w:val="24"/>
          <w:rPrChange w:id="816" w:author="Thais de Souza Simões" w:date="2020-01-21T13:52:00Z">
            <w:rPr/>
          </w:rPrChange>
        </w:rPr>
        <w:pPrChange w:id="817" w:author="Thais de Souza Simões" w:date="2020-01-21T13:52:00Z">
          <w:pPr>
            <w:pStyle w:val="PargrafodaLista"/>
            <w:ind w:left="1440"/>
          </w:pPr>
        </w:pPrChange>
      </w:pPr>
      <w:r w:rsidRPr="000A6EFD">
        <w:rPr>
          <w:b/>
          <w:sz w:val="24"/>
          <w:szCs w:val="24"/>
          <w:rPrChange w:id="818" w:author="Thais de Souza Simões" w:date="2020-01-21T13:52:00Z">
            <w:rPr/>
          </w:rPrChange>
        </w:rPr>
        <w:t>OpenCV</w:t>
      </w:r>
    </w:p>
    <w:p w14:paraId="40C1AD42" w14:textId="77777777" w:rsidR="000F0E5B" w:rsidRDefault="000F0E5B">
      <w:pPr>
        <w:rPr>
          <w:b/>
          <w:sz w:val="24"/>
          <w:szCs w:val="24"/>
        </w:rPr>
      </w:pPr>
    </w:p>
    <w:p w14:paraId="61209278" w14:textId="501BA3A8" w:rsidR="000F0E5B" w:rsidRDefault="00126F3B">
      <w:pPr>
        <w:rPr>
          <w:sz w:val="24"/>
          <w:szCs w:val="24"/>
        </w:rPr>
      </w:pPr>
      <w:r>
        <w:rPr>
          <w:b/>
          <w:sz w:val="24"/>
          <w:szCs w:val="24"/>
        </w:rPr>
        <w:tab/>
      </w:r>
      <w:r>
        <w:rPr>
          <w:sz w:val="24"/>
          <w:szCs w:val="24"/>
        </w:rPr>
        <w:t xml:space="preserve">A biblioteca OpenCV está dentre as </w:t>
      </w:r>
      <w:commentRangeStart w:id="819"/>
      <w:r>
        <w:rPr>
          <w:sz w:val="24"/>
          <w:szCs w:val="24"/>
        </w:rPr>
        <w:t xml:space="preserve">mais famosas e utilizadas </w:t>
      </w:r>
      <w:commentRangeEnd w:id="819"/>
      <w:r w:rsidR="00BB0F3A">
        <w:rPr>
          <w:rStyle w:val="Refdecomentrio"/>
        </w:rPr>
        <w:commentReference w:id="819"/>
      </w:r>
      <w:r>
        <w:rPr>
          <w:sz w:val="24"/>
          <w:szCs w:val="24"/>
        </w:rPr>
        <w:t xml:space="preserve">dentro </w:t>
      </w:r>
      <w:ins w:id="820" w:author="Thais de Souza Simões" w:date="2020-01-21T14:18:00Z">
        <w:r w:rsidR="00E41595">
          <w:rPr>
            <w:sz w:val="24"/>
            <w:szCs w:val="24"/>
          </w:rPr>
          <w:t>d</w:t>
        </w:r>
      </w:ins>
      <w:del w:id="821" w:author="Thais de Souza Simões" w:date="2020-01-21T14:18:00Z">
        <w:r w:rsidDel="00E41595">
          <w:rPr>
            <w:sz w:val="24"/>
            <w:szCs w:val="24"/>
          </w:rPr>
          <w:delText>d</w:delText>
        </w:r>
      </w:del>
      <w:r>
        <w:rPr>
          <w:sz w:val="24"/>
          <w:szCs w:val="24"/>
        </w:rPr>
        <w:t xml:space="preserve">a área de visão computacional. Sua intenção é servir como infraestrutura para </w:t>
      </w:r>
      <w:r w:rsidR="00CC295F">
        <w:rPr>
          <w:sz w:val="24"/>
          <w:szCs w:val="24"/>
        </w:rPr>
        <w:t>o desenvolvimento de aplicativos</w:t>
      </w:r>
      <w:ins w:id="822" w:author="Geiza Maria Hamazaki da Silva" w:date="2019-11-13T08:34:00Z">
        <w:r w:rsidR="00BB0F3A">
          <w:rPr>
            <w:sz w:val="24"/>
            <w:szCs w:val="24"/>
          </w:rPr>
          <w:t xml:space="preserve"> </w:t>
        </w:r>
      </w:ins>
      <w:r>
        <w:rPr>
          <w:sz w:val="24"/>
          <w:szCs w:val="24"/>
        </w:rPr>
        <w:t xml:space="preserve">voltados a visão computacional. </w:t>
      </w:r>
    </w:p>
    <w:p w14:paraId="67E138F6" w14:textId="0C397D68" w:rsidR="00752BB0" w:rsidRDefault="00752BB0">
      <w:pPr>
        <w:rPr>
          <w:sz w:val="24"/>
          <w:szCs w:val="24"/>
        </w:rPr>
      </w:pPr>
      <w:r>
        <w:rPr>
          <w:sz w:val="24"/>
          <w:szCs w:val="24"/>
        </w:rPr>
        <w:tab/>
        <w:t>Também é utilizado pelo OpenFace, porém, na parte de normalização da imagem. Ele é responsável pela leitura da imagem e a padronização do esquema de cores.</w:t>
      </w:r>
    </w:p>
    <w:p w14:paraId="399FE919" w14:textId="77777777" w:rsidR="000F0E5B" w:rsidRDefault="000F0E5B">
      <w:pPr>
        <w:rPr>
          <w:sz w:val="24"/>
          <w:szCs w:val="24"/>
        </w:rPr>
      </w:pPr>
    </w:p>
    <w:p w14:paraId="46BE4650" w14:textId="77777777" w:rsidR="000F0E5B" w:rsidRPr="00AD0D4D" w:rsidRDefault="00126F3B">
      <w:pPr>
        <w:rPr>
          <w:b/>
          <w:sz w:val="24"/>
          <w:szCs w:val="24"/>
          <w:rPrChange w:id="823" w:author="Thais de Souza Simões" w:date="2020-01-21T13:52:00Z">
            <w:rPr/>
          </w:rPrChange>
        </w:rPr>
        <w:pPrChange w:id="824" w:author="Thais de Souza Simões" w:date="2020-01-21T13:52:00Z">
          <w:pPr>
            <w:pStyle w:val="PargrafodaLista"/>
            <w:ind w:left="1440"/>
          </w:pPr>
        </w:pPrChange>
      </w:pPr>
      <w:r w:rsidRPr="00AD0D4D">
        <w:rPr>
          <w:b/>
          <w:sz w:val="24"/>
          <w:szCs w:val="24"/>
          <w:rPrChange w:id="825" w:author="Thais de Souza Simões" w:date="2020-01-21T13:52:00Z">
            <w:rPr/>
          </w:rPrChange>
        </w:rPr>
        <w:t>Torch</w:t>
      </w:r>
    </w:p>
    <w:p w14:paraId="0C9C49ED" w14:textId="77777777" w:rsidR="000F0E5B" w:rsidRDefault="000F0E5B">
      <w:pPr>
        <w:rPr>
          <w:b/>
          <w:sz w:val="24"/>
          <w:szCs w:val="24"/>
        </w:rPr>
      </w:pPr>
    </w:p>
    <w:p w14:paraId="62CCBAEC" w14:textId="77777777" w:rsidR="000F0E5B" w:rsidRDefault="00126F3B">
      <w:pPr>
        <w:ind w:firstLine="708"/>
        <w:rPr>
          <w:sz w:val="24"/>
          <w:szCs w:val="24"/>
        </w:rPr>
      </w:pPr>
      <w:commentRangeStart w:id="826"/>
      <w:r>
        <w:rPr>
          <w:sz w:val="24"/>
          <w:szCs w:val="24"/>
        </w:rPr>
        <w:t xml:space="preserve">Torch é um </w:t>
      </w:r>
      <w:r w:rsidRPr="0089140C">
        <w:rPr>
          <w:i/>
          <w:sz w:val="24"/>
          <w:szCs w:val="24"/>
        </w:rPr>
        <w:t>framework</w:t>
      </w:r>
      <w:r>
        <w:rPr>
          <w:sz w:val="24"/>
          <w:szCs w:val="24"/>
        </w:rPr>
        <w:t>, desenvolvido em lua, de código aberto que busca prover uma estrutura para um melhor funcionamento de algoritmos que exijam grande poder computacional. É usado principalmente para fins científicos, trabalhando com otimização de numerais, álgebra linear, aprendizagem de máquina, etc. Ele possui suporte para GPU, tornando-se atrativo para desenvolvimento de códigos de visão computacional.</w:t>
      </w:r>
      <w:commentRangeEnd w:id="826"/>
      <w:r w:rsidR="00150C9E">
        <w:rPr>
          <w:rStyle w:val="Refdecomentrio"/>
        </w:rPr>
        <w:commentReference w:id="826"/>
      </w:r>
    </w:p>
    <w:p w14:paraId="632BE7EB" w14:textId="77777777" w:rsidR="000F0E5B" w:rsidRDefault="000F0E5B">
      <w:pPr>
        <w:ind w:firstLine="708"/>
        <w:rPr>
          <w:sz w:val="24"/>
          <w:szCs w:val="24"/>
        </w:rPr>
      </w:pPr>
    </w:p>
    <w:p w14:paraId="266D09B3" w14:textId="5B584031" w:rsidR="000F0E5B" w:rsidRDefault="00126F3B">
      <w:pPr>
        <w:pPrChange w:id="827" w:author="Thais de Souza Simões" w:date="2020-01-21T13:53:00Z">
          <w:pPr>
            <w:pStyle w:val="PargrafodaLista"/>
            <w:ind w:left="1440"/>
          </w:pPr>
        </w:pPrChange>
      </w:pPr>
      <w:commentRangeStart w:id="828"/>
      <w:r w:rsidRPr="00AD0D4D">
        <w:rPr>
          <w:b/>
          <w:sz w:val="24"/>
          <w:szCs w:val="24"/>
          <w:rPrChange w:id="829" w:author="Thais de Souza Simões" w:date="2020-01-21T13:53:00Z">
            <w:rPr/>
          </w:rPrChange>
        </w:rPr>
        <w:t>OpenFace</w:t>
      </w:r>
      <w:commentRangeEnd w:id="828"/>
      <w:r>
        <w:commentReference w:id="828"/>
      </w:r>
    </w:p>
    <w:p w14:paraId="4019DE03" w14:textId="77777777" w:rsidR="000F0E5B" w:rsidRDefault="000F0E5B">
      <w:pPr>
        <w:pStyle w:val="PargrafodaLista"/>
        <w:ind w:left="1440"/>
        <w:rPr>
          <w:b/>
          <w:sz w:val="24"/>
          <w:szCs w:val="24"/>
        </w:rPr>
      </w:pPr>
    </w:p>
    <w:p w14:paraId="4180FDC4" w14:textId="14BDBF0A" w:rsidR="00652D29" w:rsidRDefault="00126F3B">
      <w:pPr>
        <w:ind w:firstLine="708"/>
        <w:rPr>
          <w:sz w:val="24"/>
          <w:szCs w:val="24"/>
        </w:rPr>
      </w:pPr>
      <w:r>
        <w:rPr>
          <w:sz w:val="24"/>
          <w:szCs w:val="24"/>
        </w:rPr>
        <w:t xml:space="preserve">Open Face é uma biblioteca desenvolvida em Python com o propósito de ser utilizada em tecnologias móveis. Sua performance faz com que ela possa ser </w:t>
      </w:r>
      <w:commentRangeStart w:id="830"/>
      <w:r>
        <w:rPr>
          <w:sz w:val="24"/>
          <w:szCs w:val="24"/>
        </w:rPr>
        <w:t xml:space="preserve">comparada </w:t>
      </w:r>
      <w:commentRangeEnd w:id="830"/>
      <w:r w:rsidR="00652D29">
        <w:rPr>
          <w:rStyle w:val="Refdecomentrio"/>
        </w:rPr>
        <w:commentReference w:id="830"/>
      </w:r>
      <w:r>
        <w:rPr>
          <w:sz w:val="24"/>
          <w:szCs w:val="24"/>
        </w:rPr>
        <w:t xml:space="preserve">com tecnologias e bibliotecas grandes, como a DeepFace do Facebook. </w:t>
      </w:r>
    </w:p>
    <w:p w14:paraId="3B66E598" w14:textId="2EA8051E" w:rsidR="000F0E5B" w:rsidRDefault="00126F3B">
      <w:pPr>
        <w:ind w:firstLine="708"/>
        <w:rPr>
          <w:sz w:val="24"/>
          <w:szCs w:val="24"/>
        </w:rPr>
      </w:pPr>
      <w:r>
        <w:rPr>
          <w:sz w:val="24"/>
          <w:szCs w:val="24"/>
        </w:rPr>
        <w:lastRenderedPageBreak/>
        <w:t>Utiliza-se de tecnologias como FaceNet, OpenCV e Torch</w:t>
      </w:r>
      <w:r w:rsidR="00652D29">
        <w:rPr>
          <w:sz w:val="24"/>
          <w:szCs w:val="24"/>
        </w:rPr>
        <w:t>, como mostra a Figura XX</w:t>
      </w:r>
      <w:r>
        <w:rPr>
          <w:sz w:val="24"/>
          <w:szCs w:val="24"/>
        </w:rPr>
        <w:t xml:space="preserve">. Ela foi escolhida para este trabalho por causa de um </w:t>
      </w:r>
      <w:del w:id="831" w:author="Geiza Maria Hamazaki da Silva" w:date="2019-11-13T08:37:00Z">
        <w:r w:rsidDel="0026138D">
          <w:rPr>
            <w:sz w:val="24"/>
            <w:szCs w:val="24"/>
          </w:rPr>
          <w:delText xml:space="preserve">enorme </w:delText>
        </w:r>
      </w:del>
      <w:r>
        <w:rPr>
          <w:sz w:val="24"/>
          <w:szCs w:val="24"/>
        </w:rPr>
        <w:t>número de recomendações no GitHub e ótima performance.</w:t>
      </w:r>
    </w:p>
    <w:p w14:paraId="70606F6E" w14:textId="586DB773" w:rsidR="00652D29" w:rsidRDefault="00652D29">
      <w:pPr>
        <w:ind w:firstLine="708"/>
        <w:jc w:val="center"/>
        <w:pPrChange w:id="832" w:author="Thais de Souza Simões" w:date="2020-01-21T13:55:00Z">
          <w:pPr>
            <w:ind w:firstLine="708"/>
          </w:pPr>
        </w:pPrChange>
      </w:pPr>
      <w:commentRangeStart w:id="833"/>
      <w:commentRangeStart w:id="834"/>
      <w:commentRangeStart w:id="835"/>
      <w:r>
        <w:rPr>
          <w:noProof/>
          <w:lang w:eastAsia="pt-BR"/>
        </w:rPr>
        <w:drawing>
          <wp:inline distT="0" distB="0" distL="0" distR="0" wp14:anchorId="329FF780" wp14:editId="1AD5976E">
            <wp:extent cx="5351145" cy="3832529"/>
            <wp:effectExtent l="0" t="0" r="190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9" t="8479" r="2269" b="2685"/>
                    <a:stretch/>
                  </pic:blipFill>
                  <pic:spPr bwMode="auto">
                    <a:xfrm>
                      <a:off x="0" y="0"/>
                      <a:ext cx="5352036" cy="3833167"/>
                    </a:xfrm>
                    <a:prstGeom prst="rect">
                      <a:avLst/>
                    </a:prstGeom>
                    <a:ln>
                      <a:noFill/>
                    </a:ln>
                    <a:extLst>
                      <a:ext uri="{53640926-AAD7-44D8-BBD7-CCE9431645EC}">
                        <a14:shadowObscured xmlns:a14="http://schemas.microsoft.com/office/drawing/2010/main"/>
                      </a:ext>
                    </a:extLst>
                  </pic:spPr>
                </pic:pic>
              </a:graphicData>
            </a:graphic>
          </wp:inline>
        </w:drawing>
      </w:r>
      <w:commentRangeEnd w:id="833"/>
      <w:commentRangeEnd w:id="834"/>
      <w:commentRangeEnd w:id="835"/>
      <w:r w:rsidR="00ED04A4">
        <w:rPr>
          <w:rStyle w:val="Refdecomentrio"/>
        </w:rPr>
        <w:commentReference w:id="833"/>
      </w:r>
      <w:r w:rsidR="002E2980">
        <w:rPr>
          <w:rStyle w:val="Refdecomentrio"/>
        </w:rPr>
        <w:commentReference w:id="834"/>
      </w:r>
      <w:r w:rsidR="000B4461">
        <w:rPr>
          <w:rStyle w:val="Refdecomentrio"/>
        </w:rPr>
        <w:commentReference w:id="835"/>
      </w:r>
    </w:p>
    <w:p w14:paraId="04239B8F" w14:textId="2B4B5FA1" w:rsidR="00652D29" w:rsidRDefault="00652D29" w:rsidP="0089140C">
      <w:pPr>
        <w:ind w:firstLine="708"/>
        <w:jc w:val="center"/>
      </w:pPr>
      <w:r>
        <w:t>Figura XX – Arquitetura do algoritmo OpenFace</w:t>
      </w:r>
    </w:p>
    <w:p w14:paraId="7582BD26" w14:textId="77777777" w:rsidR="000F0E5B" w:rsidRDefault="000F0E5B">
      <w:pPr>
        <w:ind w:firstLine="708"/>
        <w:rPr>
          <w:sz w:val="24"/>
          <w:szCs w:val="24"/>
        </w:rPr>
      </w:pPr>
    </w:p>
    <w:p w14:paraId="7BD82F63" w14:textId="77777777" w:rsidR="00150C9E" w:rsidRDefault="00150C9E">
      <w:pPr>
        <w:ind w:firstLine="708"/>
        <w:rPr>
          <w:ins w:id="836" w:author="Thais de Souza Simões" w:date="2020-01-21T15:16:00Z"/>
          <w:b/>
          <w:bCs/>
          <w:sz w:val="24"/>
          <w:szCs w:val="24"/>
        </w:rPr>
      </w:pPr>
    </w:p>
    <w:p w14:paraId="7F977A9A" w14:textId="77777777" w:rsidR="00150C9E" w:rsidRDefault="00150C9E">
      <w:pPr>
        <w:ind w:firstLine="708"/>
        <w:rPr>
          <w:ins w:id="837" w:author="Thais de Souza Simões" w:date="2020-01-21T15:16:00Z"/>
          <w:b/>
          <w:bCs/>
          <w:sz w:val="24"/>
          <w:szCs w:val="24"/>
        </w:rPr>
      </w:pPr>
    </w:p>
    <w:p w14:paraId="339F5F34" w14:textId="7F995C81" w:rsidR="000F0E5B" w:rsidRDefault="00126F3B">
      <w:pPr>
        <w:ind w:firstLine="708"/>
        <w:rPr>
          <w:b/>
          <w:bCs/>
        </w:rPr>
      </w:pPr>
      <w:r>
        <w:rPr>
          <w:b/>
          <w:bCs/>
          <w:sz w:val="24"/>
          <w:szCs w:val="24"/>
        </w:rPr>
        <w:t>Converseen</w:t>
      </w:r>
    </w:p>
    <w:p w14:paraId="0414263C" w14:textId="77777777" w:rsidR="000F0E5B" w:rsidRDefault="000F0E5B">
      <w:pPr>
        <w:ind w:firstLine="708"/>
        <w:rPr>
          <w:sz w:val="24"/>
          <w:szCs w:val="24"/>
        </w:rPr>
      </w:pPr>
    </w:p>
    <w:p w14:paraId="140B8532" w14:textId="397EBF31" w:rsidR="000F0E5B" w:rsidRDefault="00126F3B">
      <w:pPr>
        <w:ind w:firstLine="708"/>
        <w:rPr>
          <w:ins w:id="838" w:author="Thais de Souza Simões" w:date="2020-01-21T15:17:00Z"/>
          <w:sz w:val="24"/>
          <w:szCs w:val="24"/>
        </w:rPr>
      </w:pPr>
      <w:r>
        <w:rPr>
          <w:sz w:val="24"/>
          <w:szCs w:val="24"/>
        </w:rPr>
        <w:t xml:space="preserve">Programa de edição de imagens gratuito para diversos sistemas operacionais. </w:t>
      </w:r>
      <w:ins w:id="839" w:author="Geiza Maria Hamazaki da Silva" w:date="2019-11-13T08:38:00Z">
        <w:r w:rsidR="0026138D">
          <w:rPr>
            <w:sz w:val="24"/>
            <w:szCs w:val="24"/>
          </w:rPr>
          <w:t>Este</w:t>
        </w:r>
      </w:ins>
      <w:del w:id="840" w:author="Geiza Maria Hamazaki da Silva" w:date="2019-11-13T08:38:00Z">
        <w:r w:rsidDel="0026138D">
          <w:rPr>
            <w:sz w:val="24"/>
            <w:szCs w:val="24"/>
          </w:rPr>
          <w:delText>Ele</w:delText>
        </w:r>
      </w:del>
      <w:r>
        <w:rPr>
          <w:sz w:val="24"/>
          <w:szCs w:val="24"/>
        </w:rPr>
        <w:t xml:space="preserve"> foi utilizado para converter as imagens da base de dados de seus formatos originais </w:t>
      </w:r>
      <w:commentRangeStart w:id="841"/>
      <w:commentRangeStart w:id="842"/>
      <w:r>
        <w:rPr>
          <w:sz w:val="24"/>
          <w:szCs w:val="24"/>
        </w:rPr>
        <w:t xml:space="preserve">para </w:t>
      </w:r>
      <w:commentRangeEnd w:id="841"/>
      <w:r w:rsidR="0026138D">
        <w:rPr>
          <w:rStyle w:val="Refdecomentrio"/>
        </w:rPr>
        <w:commentReference w:id="841"/>
      </w:r>
      <w:commentRangeEnd w:id="842"/>
      <w:r w:rsidR="002E2980">
        <w:rPr>
          <w:rStyle w:val="Refdecomentrio"/>
        </w:rPr>
        <w:commentReference w:id="842"/>
      </w:r>
      <w:r>
        <w:rPr>
          <w:sz w:val="24"/>
          <w:szCs w:val="24"/>
        </w:rPr>
        <w:t xml:space="preserve">que pudessem ser lidos propriamente pelos algoritmos utilizados nos testes. </w:t>
      </w:r>
    </w:p>
    <w:p w14:paraId="4E799E3B" w14:textId="6F7DB094" w:rsidR="00150C9E" w:rsidRDefault="00150C9E">
      <w:pPr>
        <w:ind w:firstLine="708"/>
        <w:rPr>
          <w:ins w:id="843" w:author="Geiza Maria Hamazaki da Silva" w:date="2019-11-13T08:42:00Z"/>
          <w:sz w:val="24"/>
          <w:szCs w:val="24"/>
        </w:rPr>
      </w:pPr>
      <w:ins w:id="844" w:author="Thais de Souza Simões" w:date="2020-01-21T15:17:00Z">
        <w:r>
          <w:rPr>
            <w:sz w:val="24"/>
            <w:szCs w:val="24"/>
          </w:rPr>
          <w:t xml:space="preserve">Todas as imagens foram convertidas de X para .png para que a qualidade da imagem não fosse perdida no processo. </w:t>
        </w:r>
      </w:ins>
    </w:p>
    <w:p w14:paraId="451DDAD6" w14:textId="5F70B8DE" w:rsidR="0026138D" w:rsidDel="009F73CF" w:rsidRDefault="0026138D">
      <w:pPr>
        <w:rPr>
          <w:del w:id="845" w:author="Thais de Souza Simões" w:date="2020-01-21T15:21:00Z"/>
          <w:sz w:val="24"/>
          <w:szCs w:val="24"/>
        </w:rPr>
        <w:pPrChange w:id="846" w:author="Thais de Souza Simões" w:date="2020-01-21T15:21:00Z">
          <w:pPr>
            <w:ind w:firstLine="708"/>
          </w:pPr>
        </w:pPrChange>
      </w:pPr>
    </w:p>
    <w:p w14:paraId="02710660" w14:textId="09EDC82C" w:rsidR="009F73CF" w:rsidRDefault="009F73CF">
      <w:pPr>
        <w:ind w:firstLine="708"/>
        <w:rPr>
          <w:ins w:id="847" w:author="Thais de Souza Simões" w:date="2020-01-21T15:24:00Z"/>
          <w:sz w:val="24"/>
          <w:szCs w:val="24"/>
        </w:rPr>
      </w:pPr>
    </w:p>
    <w:p w14:paraId="0224FB8E" w14:textId="5ECEEBA7" w:rsidR="009F73CF" w:rsidRDefault="009F73CF">
      <w:pPr>
        <w:ind w:firstLine="708"/>
        <w:rPr>
          <w:ins w:id="848" w:author="Thais de Souza Simões" w:date="2020-01-21T15:24:00Z"/>
          <w:sz w:val="24"/>
          <w:szCs w:val="24"/>
        </w:rPr>
      </w:pPr>
      <w:commentRangeStart w:id="849"/>
      <w:ins w:id="850" w:author="Thais de Souza Simões" w:date="2020-01-21T15:28:00Z">
        <w:r>
          <w:rPr>
            <w:sz w:val="24"/>
            <w:szCs w:val="24"/>
          </w:rPr>
          <w:t>O próximo capítulo irá apresentar</w:t>
        </w:r>
      </w:ins>
      <w:ins w:id="851" w:author="Thais de Souza Simões" w:date="2020-01-21T15:30:00Z">
        <w:r>
          <w:rPr>
            <w:sz w:val="24"/>
            <w:szCs w:val="24"/>
          </w:rPr>
          <w:t xml:space="preserve"> os testes</w:t>
        </w:r>
      </w:ins>
      <w:ins w:id="852" w:author="Thais de Souza Simões" w:date="2020-01-21T16:54:00Z">
        <w:r w:rsidR="006B75DD">
          <w:rPr>
            <w:sz w:val="24"/>
            <w:szCs w:val="24"/>
          </w:rPr>
          <w:t xml:space="preserve"> realizados</w:t>
        </w:r>
      </w:ins>
      <w:ins w:id="853" w:author="Thais de Souza Simões" w:date="2020-01-21T15:31:00Z">
        <w:r>
          <w:rPr>
            <w:sz w:val="24"/>
            <w:szCs w:val="24"/>
          </w:rPr>
          <w:t xml:space="preserve"> com </w:t>
        </w:r>
      </w:ins>
      <w:ins w:id="854" w:author="Thais de Souza Simões" w:date="2020-01-21T16:54:00Z">
        <w:r w:rsidR="006B75DD">
          <w:rPr>
            <w:sz w:val="24"/>
            <w:szCs w:val="24"/>
          </w:rPr>
          <w:t xml:space="preserve">as bibliotecas </w:t>
        </w:r>
      </w:ins>
      <w:ins w:id="855" w:author="Thais de Souza Simões" w:date="2020-01-21T15:31:00Z">
        <w:r w:rsidR="006B75DD">
          <w:rPr>
            <w:sz w:val="24"/>
            <w:szCs w:val="24"/>
          </w:rPr>
          <w:t xml:space="preserve">OpenFace e </w:t>
        </w:r>
        <w:r>
          <w:rPr>
            <w:sz w:val="24"/>
            <w:szCs w:val="24"/>
          </w:rPr>
          <w:t>FaceRecognition apresentados nesta seç</w:t>
        </w:r>
      </w:ins>
      <w:ins w:id="856" w:author="Thais de Souza Simões" w:date="2020-01-21T15:32:00Z">
        <w:r>
          <w:rPr>
            <w:sz w:val="24"/>
            <w:szCs w:val="24"/>
          </w:rPr>
          <w:t>ão</w:t>
        </w:r>
      </w:ins>
      <w:ins w:id="857" w:author="Thais de Souza Simões" w:date="2020-01-21T15:31:00Z">
        <w:r>
          <w:rPr>
            <w:sz w:val="24"/>
            <w:szCs w:val="24"/>
          </w:rPr>
          <w:t xml:space="preserve">. </w:t>
        </w:r>
      </w:ins>
      <w:commentRangeEnd w:id="849"/>
      <w:ins w:id="858" w:author="Thais de Souza Simões" w:date="2020-01-21T15:35:00Z">
        <w:r w:rsidR="002E2980">
          <w:rPr>
            <w:rStyle w:val="Refdecomentrio"/>
          </w:rPr>
          <w:commentReference w:id="849"/>
        </w:r>
      </w:ins>
    </w:p>
    <w:p w14:paraId="0BF51BAF" w14:textId="77777777" w:rsidR="007302D2" w:rsidRDefault="007302D2">
      <w:pPr>
        <w:rPr>
          <w:sz w:val="24"/>
          <w:szCs w:val="24"/>
        </w:rPr>
      </w:pPr>
    </w:p>
    <w:p w14:paraId="12654D72" w14:textId="659B255C" w:rsidR="0026138D" w:rsidDel="00CE5E17" w:rsidRDefault="0026138D">
      <w:pPr>
        <w:ind w:firstLine="708"/>
        <w:rPr>
          <w:del w:id="859" w:author="Thais de Souza Simões" w:date="2020-01-21T15:20:00Z"/>
        </w:rPr>
      </w:pPr>
      <w:ins w:id="860" w:author="Geiza Maria Hamazaki da Silva" w:date="2019-11-13T08:42:00Z">
        <w:del w:id="861" w:author="Thais de Souza Simões" w:date="2020-01-21T15:20:00Z">
          <w:r w:rsidDel="00CE5E17">
            <w:rPr>
              <w:sz w:val="24"/>
              <w:szCs w:val="24"/>
            </w:rPr>
            <w:delText xml:space="preserve">Aqui teria que ter  algo </w:delText>
          </w:r>
        </w:del>
      </w:ins>
      <w:ins w:id="862" w:author="Geiza Maria Hamazaki da Silva" w:date="2019-11-13T08:43:00Z">
        <w:del w:id="863" w:author="Thais de Souza Simões" w:date="2020-01-21T15:20:00Z">
          <w:r w:rsidDel="00CE5E17">
            <w:rPr>
              <w:sz w:val="24"/>
              <w:szCs w:val="24"/>
            </w:rPr>
            <w:delText>finalizando o capítulo e introduzindo o pr´pximo...</w:delText>
          </w:r>
        </w:del>
      </w:ins>
    </w:p>
    <w:p w14:paraId="190187E3" w14:textId="77777777" w:rsidR="000F0E5B" w:rsidRDefault="000F0E5B">
      <w:pPr>
        <w:rPr>
          <w:sz w:val="24"/>
          <w:szCs w:val="24"/>
        </w:rPr>
      </w:pPr>
    </w:p>
    <w:p w14:paraId="6AC6D632" w14:textId="74BFC020" w:rsidR="000F0E5B" w:rsidRPr="00E7728F" w:rsidRDefault="00126F3B">
      <w:pPr>
        <w:pStyle w:val="PargrafodaLista"/>
        <w:numPr>
          <w:ilvl w:val="0"/>
          <w:numId w:val="1"/>
        </w:numPr>
        <w:rPr>
          <w:b/>
          <w:sz w:val="24"/>
          <w:szCs w:val="24"/>
          <w:rPrChange w:id="864" w:author="Thais de Souza Simões" w:date="2020-01-21T16:55:00Z">
            <w:rPr/>
          </w:rPrChange>
        </w:rPr>
        <w:pPrChange w:id="865" w:author="Thais de Souza Simões" w:date="2020-01-21T16:55:00Z">
          <w:pPr>
            <w:pStyle w:val="PargrafodaLista"/>
            <w:numPr>
              <w:numId w:val="7"/>
            </w:numPr>
            <w:tabs>
              <w:tab w:val="num" w:pos="-360"/>
            </w:tabs>
            <w:ind w:left="360" w:hanging="720"/>
          </w:pPr>
        </w:pPrChange>
      </w:pPr>
      <w:r w:rsidRPr="00E7728F">
        <w:rPr>
          <w:b/>
          <w:sz w:val="24"/>
          <w:szCs w:val="24"/>
          <w:rPrChange w:id="866" w:author="Thais de Souza Simões" w:date="2020-01-21T16:55:00Z">
            <w:rPr/>
          </w:rPrChange>
        </w:rPr>
        <w:lastRenderedPageBreak/>
        <w:t>Testes</w:t>
      </w:r>
    </w:p>
    <w:p w14:paraId="691427FC" w14:textId="77777777" w:rsidR="000F0E5B" w:rsidRDefault="000F0E5B">
      <w:pPr>
        <w:rPr>
          <w:b/>
          <w:sz w:val="24"/>
          <w:szCs w:val="24"/>
        </w:rPr>
      </w:pPr>
    </w:p>
    <w:p w14:paraId="454ED712" w14:textId="0CDB985C" w:rsidR="000F0E5B" w:rsidRDefault="00126F3B">
      <w:pPr>
        <w:ind w:firstLine="720"/>
        <w:rPr>
          <w:sz w:val="24"/>
          <w:szCs w:val="24"/>
        </w:rPr>
      </w:pPr>
      <w:r>
        <w:rPr>
          <w:sz w:val="24"/>
          <w:szCs w:val="24"/>
        </w:rPr>
        <w:t xml:space="preserve">Os testes foram </w:t>
      </w:r>
      <w:r w:rsidRPr="009F73CF">
        <w:rPr>
          <w:sz w:val="24"/>
          <w:szCs w:val="24"/>
        </w:rPr>
        <w:t>feitos</w:t>
      </w:r>
      <w:r>
        <w:rPr>
          <w:sz w:val="24"/>
          <w:szCs w:val="24"/>
        </w:rPr>
        <w:t xml:space="preserve"> utilizando 120 (cento e vinte) fotos da </w:t>
      </w:r>
      <w:commentRangeStart w:id="867"/>
      <w:commentRangeStart w:id="868"/>
      <w:r>
        <w:rPr>
          <w:sz w:val="24"/>
          <w:szCs w:val="24"/>
        </w:rPr>
        <w:t>base de dados da Universidade de Milano-Bicocca</w:t>
      </w:r>
      <w:commentRangeEnd w:id="867"/>
      <w:r>
        <w:commentReference w:id="867"/>
      </w:r>
      <w:commentRangeEnd w:id="868"/>
      <w:r>
        <w:commentReference w:id="868"/>
      </w:r>
      <w:r>
        <w:rPr>
          <w:sz w:val="24"/>
          <w:szCs w:val="24"/>
        </w:rPr>
        <w:t xml:space="preserve"> </w:t>
      </w:r>
      <w:commentRangeStart w:id="869"/>
      <w:del w:id="870" w:author="Thais de Souza Simões" w:date="2020-01-21T15:24:00Z">
        <w:r w:rsidRPr="0026138D" w:rsidDel="009F73CF">
          <w:rPr>
            <w:sz w:val="24"/>
            <w:szCs w:val="24"/>
            <w:highlight w:val="yellow"/>
            <w:rPrChange w:id="871" w:author="Geiza Maria Hamazaki da Silva" w:date="2019-11-13T08:40:00Z">
              <w:rPr>
                <w:sz w:val="24"/>
                <w:szCs w:val="24"/>
              </w:rPr>
            </w:rPrChange>
          </w:rPr>
          <w:delText>feita</w:delText>
        </w:r>
        <w:commentRangeEnd w:id="869"/>
        <w:r w:rsidR="0026138D" w:rsidDel="009F73CF">
          <w:rPr>
            <w:rStyle w:val="Refdecomentrio"/>
          </w:rPr>
          <w:commentReference w:id="869"/>
        </w:r>
        <w:r w:rsidDel="009F73CF">
          <w:rPr>
            <w:sz w:val="24"/>
            <w:szCs w:val="24"/>
          </w:rPr>
          <w:delText xml:space="preserve"> </w:delText>
        </w:r>
      </w:del>
      <w:ins w:id="872" w:author="Thais de Souza Simões" w:date="2020-01-21T15:24:00Z">
        <w:r w:rsidR="009F73CF">
          <w:rPr>
            <w:sz w:val="24"/>
            <w:szCs w:val="24"/>
          </w:rPr>
          <w:t xml:space="preserve">criada </w:t>
        </w:r>
      </w:ins>
      <w:r>
        <w:rPr>
          <w:sz w:val="24"/>
          <w:szCs w:val="24"/>
        </w:rPr>
        <w:t>especialmente para estudos de técnicas de reconhecimento facial com oclusão parcial. A base possui um total de 590 (quinhentos e noventa) imagens com oclusão variadas: cabelo, óculos, chapéus, cachecóis e etc.</w:t>
      </w:r>
    </w:p>
    <w:p w14:paraId="7C9DB649" w14:textId="77777777" w:rsidR="000F0E5B" w:rsidRDefault="00126F3B">
      <w:pPr>
        <w:ind w:firstLine="720"/>
        <w:rPr>
          <w:sz w:val="24"/>
          <w:szCs w:val="24"/>
        </w:rPr>
      </w:pPr>
      <w:r>
        <w:rPr>
          <w:sz w:val="24"/>
          <w:szCs w:val="24"/>
        </w:rPr>
        <w:t xml:space="preserve">Inicialmente foram selecionados 22 (vinte e dois) indivíduos, cada uma contendo entre 3 (três) e 12 (doze) imagens de uma mesma pessoa, enumeradas de forma ordenada, seguindo o seguinte padrão: X-Y.png, onde X é o número de identificação do indivíduo e Y, o número sequencial da imagem. </w:t>
      </w:r>
    </w:p>
    <w:p w14:paraId="49670C2D" w14:textId="77777777" w:rsidR="000F0E5B" w:rsidRDefault="000F0E5B">
      <w:pPr>
        <w:ind w:firstLine="720"/>
        <w:rPr>
          <w:sz w:val="24"/>
          <w:szCs w:val="24"/>
        </w:rPr>
      </w:pPr>
    </w:p>
    <w:p w14:paraId="114AE55B" w14:textId="77777777" w:rsidR="000F0E5B" w:rsidRDefault="00126F3B">
      <w:pPr>
        <w:ind w:firstLine="720"/>
        <w:jc w:val="center"/>
        <w:rPr>
          <w:sz w:val="24"/>
          <w:szCs w:val="24"/>
        </w:rPr>
      </w:pPr>
      <w:r>
        <w:rPr>
          <w:noProof/>
          <w:lang w:eastAsia="pt-BR"/>
        </w:rPr>
        <w:drawing>
          <wp:inline distT="0" distB="0" distL="0" distR="6985" wp14:anchorId="6E82C50F" wp14:editId="29CECC62">
            <wp:extent cx="5041900" cy="952500"/>
            <wp:effectExtent l="0" t="0" r="0" b="0"/>
            <wp:docPr id="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7"/>
                    <pic:cNvPicPr>
                      <a:picLocks noChangeAspect="1" noChangeArrowheads="1"/>
                    </pic:cNvPicPr>
                  </pic:nvPicPr>
                  <pic:blipFill>
                    <a:blip r:embed="rId22"/>
                    <a:srcRect r="63950" b="86694"/>
                    <a:stretch>
                      <a:fillRect/>
                    </a:stretch>
                  </pic:blipFill>
                  <pic:spPr bwMode="auto">
                    <a:xfrm>
                      <a:off x="0" y="0"/>
                      <a:ext cx="5041900" cy="952500"/>
                    </a:xfrm>
                    <a:prstGeom prst="rect">
                      <a:avLst/>
                    </a:prstGeom>
                  </pic:spPr>
                </pic:pic>
              </a:graphicData>
            </a:graphic>
          </wp:inline>
        </w:drawing>
      </w:r>
    </w:p>
    <w:p w14:paraId="014D80B8" w14:textId="77777777" w:rsidR="000F0E5B" w:rsidRDefault="00126F3B">
      <w:pPr>
        <w:ind w:firstLine="720"/>
        <w:jc w:val="center"/>
        <w:rPr>
          <w:sz w:val="24"/>
          <w:szCs w:val="24"/>
        </w:rPr>
      </w:pPr>
      <w:r>
        <w:rPr>
          <w:sz w:val="24"/>
          <w:szCs w:val="24"/>
        </w:rPr>
        <w:t>Figura XX – Organização da base de dados</w:t>
      </w:r>
    </w:p>
    <w:p w14:paraId="154FD037" w14:textId="77777777" w:rsidR="000F0E5B" w:rsidRDefault="000F0E5B">
      <w:pPr>
        <w:rPr>
          <w:sz w:val="24"/>
          <w:szCs w:val="24"/>
        </w:rPr>
      </w:pPr>
    </w:p>
    <w:p w14:paraId="31F37864" w14:textId="004BF3F2" w:rsidR="000F0E5B" w:rsidRDefault="00126F3B">
      <w:pPr>
        <w:rPr>
          <w:sz w:val="24"/>
          <w:szCs w:val="24"/>
        </w:rPr>
      </w:pPr>
      <w:r>
        <w:rPr>
          <w:sz w:val="24"/>
          <w:szCs w:val="24"/>
        </w:rPr>
        <w:tab/>
        <w:t xml:space="preserve">Os testes feitos consistem na comparação entre </w:t>
      </w:r>
      <w:r w:rsidR="001B251A">
        <w:rPr>
          <w:sz w:val="24"/>
          <w:szCs w:val="24"/>
        </w:rPr>
        <w:t>uma imagem frontal de cada indivíduo, similar a 1-1.png mostrada na figura XX,</w:t>
      </w:r>
      <w:r>
        <w:rPr>
          <w:sz w:val="24"/>
          <w:szCs w:val="24"/>
        </w:rPr>
        <w:t xml:space="preserve"> </w:t>
      </w:r>
      <w:r w:rsidR="001B251A">
        <w:rPr>
          <w:sz w:val="24"/>
          <w:szCs w:val="24"/>
        </w:rPr>
        <w:t xml:space="preserve">e todas </w:t>
      </w:r>
      <w:r>
        <w:rPr>
          <w:sz w:val="24"/>
          <w:szCs w:val="24"/>
        </w:rPr>
        <w:t xml:space="preserve">as imagens </w:t>
      </w:r>
      <w:r w:rsidR="001B251A">
        <w:rPr>
          <w:sz w:val="24"/>
          <w:szCs w:val="24"/>
        </w:rPr>
        <w:t xml:space="preserve">restantes </w:t>
      </w:r>
      <w:r>
        <w:rPr>
          <w:sz w:val="24"/>
          <w:szCs w:val="24"/>
        </w:rPr>
        <w:t>do banco, analisando separadamente os seguintes resultados: imagens de um mesmo indivíduo ao comparar contra todas as imagens dele mesmo, as imagens de um indivíduo contra todo grupo em busca de falsos negativos e falsos positivos e tipos de oclusão com maior número de erros.</w:t>
      </w:r>
    </w:p>
    <w:p w14:paraId="645E7253" w14:textId="4ACF1BD8" w:rsidR="000F0E5B" w:rsidRDefault="001B251A">
      <w:pPr>
        <w:ind w:firstLine="720"/>
        <w:rPr>
          <w:sz w:val="24"/>
          <w:szCs w:val="24"/>
        </w:rPr>
      </w:pPr>
      <w:r>
        <w:rPr>
          <w:sz w:val="24"/>
          <w:szCs w:val="24"/>
        </w:rPr>
        <w:t xml:space="preserve">Ambos os </w:t>
      </w:r>
      <w:r>
        <w:rPr>
          <w:i/>
          <w:sz w:val="24"/>
          <w:szCs w:val="24"/>
        </w:rPr>
        <w:t>thresholds</w:t>
      </w:r>
      <w:r>
        <w:rPr>
          <w:sz w:val="24"/>
          <w:szCs w:val="24"/>
        </w:rPr>
        <w:t xml:space="preserve"> possuem o valor 0.6. Este valor foi escolhido por ser o padrão da biblioteca </w:t>
      </w:r>
      <w:r>
        <w:rPr>
          <w:i/>
          <w:sz w:val="24"/>
          <w:szCs w:val="24"/>
        </w:rPr>
        <w:t>Face Recognition</w:t>
      </w:r>
      <w:r>
        <w:rPr>
          <w:sz w:val="24"/>
          <w:szCs w:val="24"/>
        </w:rPr>
        <w:t xml:space="preserve">. Segundo o autor da biblioteca, este é o número mais balanceado, onde há uma maior chance de reconhecimento sem trazer um grande número de falsos positivos ou falsos negativos. A decisão de utilizar este mesmo valor para o </w:t>
      </w:r>
      <w:r>
        <w:rPr>
          <w:i/>
          <w:sz w:val="24"/>
          <w:szCs w:val="24"/>
        </w:rPr>
        <w:t>OpenFace</w:t>
      </w:r>
      <w:r>
        <w:rPr>
          <w:sz w:val="24"/>
          <w:szCs w:val="24"/>
        </w:rPr>
        <w:t xml:space="preserve"> não quer dizer que seja o valor ótimo para resultados, apenas que este trabalho testou eles em condições similares.</w:t>
      </w:r>
      <w:r w:rsidR="00126F3B">
        <w:rPr>
          <w:sz w:val="24"/>
          <w:szCs w:val="24"/>
        </w:rPr>
        <w:t xml:space="preserve"> </w:t>
      </w:r>
      <w:r>
        <w:rPr>
          <w:sz w:val="24"/>
          <w:szCs w:val="24"/>
        </w:rPr>
        <w:t>D</w:t>
      </w:r>
      <w:r w:rsidR="00126F3B">
        <w:rPr>
          <w:sz w:val="24"/>
          <w:szCs w:val="24"/>
        </w:rPr>
        <w:t>estaca-se</w:t>
      </w:r>
      <w:r>
        <w:rPr>
          <w:sz w:val="24"/>
          <w:szCs w:val="24"/>
        </w:rPr>
        <w:t>, porém,</w:t>
      </w:r>
      <w:r w:rsidR="00126F3B">
        <w:rPr>
          <w:sz w:val="24"/>
          <w:szCs w:val="24"/>
        </w:rPr>
        <w:t xml:space="preserve"> a importância do </w:t>
      </w:r>
      <w:r w:rsidR="00126F3B">
        <w:rPr>
          <w:i/>
          <w:iCs/>
          <w:sz w:val="24"/>
          <w:szCs w:val="24"/>
        </w:rPr>
        <w:t>threshold</w:t>
      </w:r>
      <w:r w:rsidR="00126F3B">
        <w:rPr>
          <w:sz w:val="24"/>
          <w:szCs w:val="24"/>
        </w:rPr>
        <w:t xml:space="preserve">, parâmetro de tolerância utilizado para comparação entre pontos, indicador de resultados verdadeiros ou falsos. </w:t>
      </w:r>
    </w:p>
    <w:p w14:paraId="1654C21E" w14:textId="04697789" w:rsidR="000F0E5B" w:rsidRDefault="00126F3B">
      <w:pPr>
        <w:rPr>
          <w:sz w:val="24"/>
          <w:szCs w:val="24"/>
        </w:rPr>
      </w:pPr>
      <w:r>
        <w:rPr>
          <w:sz w:val="24"/>
          <w:szCs w:val="24"/>
        </w:rPr>
        <w:tab/>
        <w:t>O método de reconhecimento facial utilizado nesses testes se dá através da captura</w:t>
      </w:r>
      <w:ins w:id="873" w:author="Thaíla Gomes" w:date="2020-01-17T22:35:00Z">
        <w:r w:rsidR="00A75AB4">
          <w:rPr>
            <w:sz w:val="24"/>
            <w:szCs w:val="24"/>
          </w:rPr>
          <w:t xml:space="preserve"> de</w:t>
        </w:r>
      </w:ins>
      <w:r>
        <w:rPr>
          <w:sz w:val="24"/>
          <w:szCs w:val="24"/>
        </w:rPr>
        <w:t xml:space="preserve"> 128 (cento e vinte e oito) pontos de cada um dos rostos que estão sendo comparados.</w:t>
      </w:r>
      <w:r w:rsidR="002219E6">
        <w:rPr>
          <w:sz w:val="24"/>
          <w:szCs w:val="24"/>
        </w:rPr>
        <w:t xml:space="preserve"> Os cálculos são feitos utilizando uma equação matemática, ilustrada pela Equação XX. Para tanto, primeiro</w:t>
      </w:r>
      <w:r>
        <w:rPr>
          <w:sz w:val="24"/>
          <w:szCs w:val="24"/>
        </w:rPr>
        <w:t xml:space="preserve"> </w:t>
      </w:r>
      <w:commentRangeStart w:id="874"/>
      <w:r>
        <w:rPr>
          <w:sz w:val="24"/>
          <w:szCs w:val="24"/>
        </w:rPr>
        <w:t xml:space="preserve">diminui-se o ponto A da figura 1 do ponto A da figura 2, obtendo um resultado. Eleva-se esse resultado ao quadrado. Repete-se todo o processo até o fim do cálculo da diferença de todos os </w:t>
      </w:r>
      <w:r>
        <w:rPr>
          <w:sz w:val="24"/>
          <w:szCs w:val="24"/>
        </w:rPr>
        <w:lastRenderedPageBreak/>
        <w:t xml:space="preserve">128 (cento e vinte e oito) pontos das imagens. Ao fim, soma-se os valores encontrados e, em seguida, calcula-se a raiz quadrada do resultado final. </w:t>
      </w:r>
      <w:commentRangeEnd w:id="874"/>
      <w:r>
        <w:commentReference w:id="874"/>
      </w:r>
      <w:r>
        <w:rPr>
          <w:sz w:val="24"/>
          <w:szCs w:val="24"/>
        </w:rPr>
        <w:t xml:space="preserve">O valor encontrado é o que será comparado ao </w:t>
      </w:r>
      <w:r>
        <w:rPr>
          <w:i/>
          <w:iCs/>
          <w:sz w:val="24"/>
          <w:szCs w:val="24"/>
        </w:rPr>
        <w:t>threshold</w:t>
      </w:r>
      <w:r>
        <w:rPr>
          <w:sz w:val="24"/>
          <w:szCs w:val="24"/>
        </w:rPr>
        <w:t xml:space="preserve"> e decidirá se a pessoa na figura 1 (um) é a mesma pessoa da figura 2 (dois). Desse modo, o </w:t>
      </w:r>
      <w:r>
        <w:rPr>
          <w:i/>
          <w:iCs/>
          <w:sz w:val="24"/>
          <w:szCs w:val="24"/>
        </w:rPr>
        <w:t>threshold</w:t>
      </w:r>
      <w:r>
        <w:rPr>
          <w:sz w:val="24"/>
          <w:szCs w:val="24"/>
        </w:rPr>
        <w:t xml:space="preserve"> poderá variar de valores para ter mais acurácia (baixando-o) ou ser mais abrangente (aumentando-o).</w:t>
      </w:r>
    </w:p>
    <w:p w14:paraId="4CA7C088" w14:textId="77777777" w:rsidR="000F0E5B" w:rsidRDefault="000F0E5B">
      <w:pPr>
        <w:rPr>
          <w:sz w:val="24"/>
          <w:szCs w:val="24"/>
        </w:rPr>
      </w:pPr>
    </w:p>
    <w:p w14:paraId="5A91EDC2" w14:textId="77777777" w:rsidR="000F0E5B" w:rsidRDefault="00C21C8C">
      <w:pPr>
        <w:jc w:val="center"/>
        <w:rPr>
          <w:sz w:val="24"/>
          <w:szCs w:val="24"/>
        </w:rPr>
      </w:pP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p>
                <m:r>
                  <w:rPr>
                    <w:rFonts w:ascii="Cambria Math" w:hAnsi="Cambria Math"/>
                  </w:rPr>
                  <m:t>2</m:t>
                </m:r>
              </m:sup>
            </m:sSup>
          </m:e>
        </m:rad>
      </m:oMath>
      <w:r w:rsidR="00126F3B">
        <w:rPr>
          <w:sz w:val="24"/>
          <w:szCs w:val="24"/>
        </w:rPr>
        <w:t xml:space="preserve">  = </w:t>
      </w:r>
      <m:oMath>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nary>
          </m:e>
        </m:rad>
      </m:oMath>
    </w:p>
    <w:p w14:paraId="2B5B08D7" w14:textId="3B71C63A" w:rsidR="000F0E5B" w:rsidRDefault="00126F3B">
      <w:pPr>
        <w:jc w:val="center"/>
        <w:rPr>
          <w:sz w:val="24"/>
          <w:szCs w:val="24"/>
        </w:rPr>
      </w:pPr>
      <w:commentRangeStart w:id="875"/>
      <w:del w:id="876" w:author="Thaíla Gomes" w:date="2020-01-17T22:35:00Z">
        <w:r w:rsidDel="00A75AB4">
          <w:rPr>
            <w:sz w:val="24"/>
            <w:szCs w:val="24"/>
          </w:rPr>
          <w:delText xml:space="preserve">Figura </w:delText>
        </w:r>
      </w:del>
      <w:ins w:id="877" w:author="Thaíla Gomes" w:date="2020-01-17T22:35:00Z">
        <w:r w:rsidR="00A75AB4">
          <w:rPr>
            <w:sz w:val="24"/>
            <w:szCs w:val="24"/>
          </w:rPr>
          <w:t xml:space="preserve">Equação </w:t>
        </w:r>
      </w:ins>
      <w:r>
        <w:rPr>
          <w:sz w:val="24"/>
          <w:szCs w:val="24"/>
        </w:rPr>
        <w:t>XX – Distância Euclidiana</w:t>
      </w:r>
      <w:commentRangeEnd w:id="875"/>
      <w:r w:rsidR="00A75AB4">
        <w:rPr>
          <w:rStyle w:val="Refdecomentrio"/>
        </w:rPr>
        <w:commentReference w:id="875"/>
      </w:r>
    </w:p>
    <w:p w14:paraId="5E6EE005" w14:textId="77777777" w:rsidR="000F0E5B" w:rsidRDefault="00126F3B">
      <w:pPr>
        <w:rPr>
          <w:sz w:val="24"/>
          <w:szCs w:val="24"/>
        </w:rPr>
      </w:pPr>
      <w:r>
        <w:rPr>
          <w:sz w:val="24"/>
          <w:szCs w:val="24"/>
        </w:rPr>
        <w:tab/>
      </w:r>
    </w:p>
    <w:p w14:paraId="5E94F755" w14:textId="77777777" w:rsidR="000F0E5B" w:rsidRDefault="00126F3B">
      <w:pPr>
        <w:pStyle w:val="PargrafodaLista"/>
        <w:numPr>
          <w:ilvl w:val="1"/>
          <w:numId w:val="1"/>
        </w:numPr>
        <w:jc w:val="left"/>
        <w:rPr>
          <w:b/>
          <w:sz w:val="24"/>
          <w:szCs w:val="24"/>
        </w:rPr>
        <w:pPrChange w:id="878" w:author="Thais de Souza Simões" w:date="2020-01-21T16:55:00Z">
          <w:pPr>
            <w:pStyle w:val="PargrafodaLista"/>
            <w:numPr>
              <w:ilvl w:val="1"/>
              <w:numId w:val="7"/>
            </w:numPr>
            <w:tabs>
              <w:tab w:val="num" w:pos="-360"/>
            </w:tabs>
            <w:ind w:hanging="720"/>
            <w:jc w:val="left"/>
          </w:pPr>
        </w:pPrChange>
      </w:pPr>
      <w:r>
        <w:rPr>
          <w:b/>
          <w:sz w:val="24"/>
          <w:szCs w:val="24"/>
        </w:rPr>
        <w:t>Limitações</w:t>
      </w:r>
    </w:p>
    <w:p w14:paraId="13E157B7" w14:textId="77777777" w:rsidR="000F0E5B" w:rsidRDefault="000F0E5B">
      <w:pPr>
        <w:jc w:val="left"/>
        <w:rPr>
          <w:b/>
          <w:sz w:val="24"/>
          <w:szCs w:val="24"/>
        </w:rPr>
      </w:pPr>
    </w:p>
    <w:p w14:paraId="46EEC72B" w14:textId="201A6060" w:rsidR="000F0E5B" w:rsidRDefault="00126F3B">
      <w:pPr>
        <w:ind w:firstLine="720"/>
        <w:rPr>
          <w:sz w:val="24"/>
          <w:szCs w:val="24"/>
        </w:rPr>
      </w:pPr>
      <w:r>
        <w:rPr>
          <w:sz w:val="24"/>
          <w:szCs w:val="24"/>
        </w:rPr>
        <w:t xml:space="preserve"> Os modelos pré-treinado</w:t>
      </w:r>
      <w:r w:rsidR="002219E6">
        <w:rPr>
          <w:sz w:val="24"/>
          <w:szCs w:val="24"/>
        </w:rPr>
        <w:t xml:space="preserve">s disponibilizados por ambos as bibliotecas </w:t>
      </w:r>
      <w:r>
        <w:rPr>
          <w:sz w:val="24"/>
          <w:szCs w:val="24"/>
        </w:rPr>
        <w:t>utilizam bases de dados públicas, onde o conteúdo varia de dezenas a centenas de milhares de fotos em uma grande variedade de posições. Elas, porém, não são feitas para análises de reconhecimento facial com oclusão parcial, o qual é o foco deste trabalho.</w:t>
      </w:r>
    </w:p>
    <w:p w14:paraId="515BA598" w14:textId="77777777" w:rsidR="000F0E5B" w:rsidRDefault="00126F3B">
      <w:pPr>
        <w:ind w:firstLine="720"/>
        <w:rPr>
          <w:sz w:val="24"/>
          <w:szCs w:val="24"/>
        </w:rPr>
      </w:pPr>
      <w:r>
        <w:rPr>
          <w:sz w:val="24"/>
          <w:szCs w:val="24"/>
        </w:rPr>
        <w:t xml:space="preserve">Ainda assim, devido a limitações computacionais, os modelos padrões utilizados como </w:t>
      </w:r>
      <w:r>
        <w:rPr>
          <w:i/>
          <w:sz w:val="24"/>
          <w:szCs w:val="24"/>
        </w:rPr>
        <w:t>default</w:t>
      </w:r>
      <w:r>
        <w:rPr>
          <w:sz w:val="24"/>
          <w:szCs w:val="24"/>
        </w:rPr>
        <w:t xml:space="preserve"> foram mantidos durante os testes. Deste modo, os resultados esperados serão avaliados levando-se em consideração que não houve treinamento adequado para reconhecer todos os tipos de oclusão apresentados pela base de dados utilizada neste trabalho.</w:t>
      </w:r>
    </w:p>
    <w:p w14:paraId="686C5B6F" w14:textId="77777777" w:rsidR="000F0E5B" w:rsidRDefault="000F0E5B">
      <w:pPr>
        <w:rPr>
          <w:sz w:val="24"/>
          <w:szCs w:val="24"/>
        </w:rPr>
      </w:pPr>
    </w:p>
    <w:p w14:paraId="1FFCA4DE" w14:textId="77777777" w:rsidR="000F0E5B" w:rsidRDefault="00126F3B">
      <w:pPr>
        <w:pStyle w:val="PargrafodaLista"/>
        <w:numPr>
          <w:ilvl w:val="1"/>
          <w:numId w:val="1"/>
        </w:numPr>
        <w:rPr>
          <w:b/>
          <w:sz w:val="24"/>
          <w:szCs w:val="24"/>
        </w:rPr>
        <w:pPrChange w:id="879" w:author="Thais de Souza Simões" w:date="2020-01-21T16:55:00Z">
          <w:pPr>
            <w:pStyle w:val="PargrafodaLista"/>
            <w:numPr>
              <w:ilvl w:val="1"/>
              <w:numId w:val="7"/>
            </w:numPr>
            <w:tabs>
              <w:tab w:val="num" w:pos="-360"/>
            </w:tabs>
            <w:ind w:hanging="720"/>
          </w:pPr>
        </w:pPrChange>
      </w:pPr>
      <w:r>
        <w:rPr>
          <w:b/>
          <w:sz w:val="24"/>
          <w:szCs w:val="24"/>
        </w:rPr>
        <w:t>Face Recognition</w:t>
      </w:r>
    </w:p>
    <w:p w14:paraId="3A4D8F92" w14:textId="77777777" w:rsidR="000F0E5B" w:rsidRDefault="000F0E5B">
      <w:pPr>
        <w:rPr>
          <w:b/>
          <w:sz w:val="24"/>
          <w:szCs w:val="24"/>
        </w:rPr>
      </w:pPr>
    </w:p>
    <w:p w14:paraId="4C89B359" w14:textId="77777777" w:rsidR="000F0E5B" w:rsidRDefault="00126F3B">
      <w:pPr>
        <w:rPr>
          <w:sz w:val="24"/>
          <w:szCs w:val="24"/>
        </w:rPr>
      </w:pPr>
      <w:r>
        <w:rPr>
          <w:sz w:val="24"/>
          <w:szCs w:val="24"/>
        </w:rPr>
        <w:tab/>
        <w:t xml:space="preserve">O algoritmo do Face Recognition possui pacote disponível para </w:t>
      </w:r>
      <w:r>
        <w:rPr>
          <w:i/>
          <w:sz w:val="24"/>
          <w:szCs w:val="24"/>
        </w:rPr>
        <w:t>download</w:t>
      </w:r>
      <w:r>
        <w:rPr>
          <w:sz w:val="24"/>
          <w:szCs w:val="24"/>
        </w:rPr>
        <w:t xml:space="preserve"> no gerenciador de pacotes do Python, o pip. Após o </w:t>
      </w:r>
      <w:r>
        <w:rPr>
          <w:i/>
          <w:sz w:val="24"/>
          <w:szCs w:val="24"/>
        </w:rPr>
        <w:t>download</w:t>
      </w:r>
      <w:r>
        <w:rPr>
          <w:sz w:val="24"/>
          <w:szCs w:val="24"/>
        </w:rPr>
        <w:t>, é possível utilizá-lo dentro de qualquer código Python importando-o como um pacote normal.</w:t>
      </w:r>
    </w:p>
    <w:p w14:paraId="59B238F8" w14:textId="77777777" w:rsidR="000F0E5B" w:rsidRDefault="00126F3B">
      <w:pPr>
        <w:ind w:firstLine="720"/>
        <w:rPr>
          <w:sz w:val="24"/>
          <w:szCs w:val="24"/>
        </w:rPr>
      </w:pPr>
      <w:r>
        <w:rPr>
          <w:sz w:val="24"/>
          <w:szCs w:val="24"/>
        </w:rPr>
        <w:t>Em seu repositório no GitHub, existe uma breve explicação de como utilizar os códigos disponíveis, contudo, o código apresentado da Figura XX foi o principal pedaço utilizado neste trabalho.</w:t>
      </w:r>
    </w:p>
    <w:p w14:paraId="2540618E" w14:textId="77777777" w:rsidR="000F0E5B" w:rsidRDefault="00126F3B">
      <w:pPr>
        <w:ind w:firstLine="720"/>
        <w:rPr>
          <w:sz w:val="24"/>
          <w:szCs w:val="24"/>
        </w:rPr>
      </w:pPr>
      <w:r>
        <w:rPr>
          <w:sz w:val="24"/>
          <w:szCs w:val="24"/>
        </w:rPr>
        <w:t xml:space="preserve">Primeiramente, ele importa a biblioteca </w:t>
      </w:r>
      <w:r>
        <w:rPr>
          <w:i/>
          <w:sz w:val="24"/>
          <w:szCs w:val="24"/>
        </w:rPr>
        <w:t>face_recognition</w:t>
      </w:r>
      <w:r>
        <w:rPr>
          <w:sz w:val="24"/>
          <w:szCs w:val="24"/>
        </w:rPr>
        <w:t xml:space="preserve"> no código. Em seguida, ele endereça a imagem de origem e a imagem comparada para as variáveis </w:t>
      </w:r>
      <w:r>
        <w:rPr>
          <w:i/>
          <w:sz w:val="24"/>
          <w:szCs w:val="24"/>
        </w:rPr>
        <w:t xml:space="preserve">known_image </w:t>
      </w:r>
      <w:r>
        <w:rPr>
          <w:sz w:val="24"/>
          <w:szCs w:val="24"/>
        </w:rPr>
        <w:t xml:space="preserve">(imagem conhecida) e </w:t>
      </w:r>
      <w:r>
        <w:rPr>
          <w:i/>
          <w:sz w:val="24"/>
          <w:szCs w:val="24"/>
        </w:rPr>
        <w:t xml:space="preserve">unknown_image </w:t>
      </w:r>
      <w:r>
        <w:rPr>
          <w:sz w:val="24"/>
          <w:szCs w:val="24"/>
        </w:rPr>
        <w:t xml:space="preserve">(imagem desconhecida), respectivamente. Essas variáveis serão utilizadas para gerar dois vetores de 128 (cento e vinte e oito) pontos, um para cada imagem, que serão usados para fazer comparações. É importante saber que esses pontos serão gerados apenas se o algoritmo for capaz de reconhecer um rosto. </w:t>
      </w:r>
    </w:p>
    <w:p w14:paraId="31EB47CC" w14:textId="77777777" w:rsidR="000F0E5B" w:rsidRDefault="000F0E5B">
      <w:pPr>
        <w:rPr>
          <w:sz w:val="24"/>
          <w:szCs w:val="24"/>
        </w:rPr>
      </w:pPr>
    </w:p>
    <w:p w14:paraId="2A2E3454" w14:textId="77777777" w:rsidR="000F0E5B" w:rsidRDefault="00126F3B">
      <w:pPr>
        <w:rPr>
          <w:sz w:val="24"/>
          <w:szCs w:val="24"/>
        </w:rPr>
      </w:pPr>
      <w:r>
        <w:rPr>
          <w:noProof/>
          <w:lang w:eastAsia="pt-BR"/>
        </w:rPr>
        <mc:AlternateContent>
          <mc:Choice Requires="wps">
            <w:drawing>
              <wp:inline distT="0" distB="0" distL="0" distR="0" wp14:anchorId="7D838FDC" wp14:editId="3B32D6F8">
                <wp:extent cx="5725160" cy="1638935"/>
                <wp:effectExtent l="0" t="0" r="0" b="0"/>
                <wp:docPr id="17" name="Rectangle 17"/>
                <wp:cNvGraphicFramePr/>
                <a:graphic xmlns:a="http://schemas.openxmlformats.org/drawingml/2006/main">
                  <a:graphicData uri="http://schemas.microsoft.com/office/word/2010/wordprocessingShape">
                    <wps:wsp>
                      <wps:cNvSpPr/>
                      <wps:spPr>
                        <a:xfrm>
                          <a:off x="0" y="0"/>
                          <a:ext cx="5724360" cy="16383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14:paraId="0A0E0D1B"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D73A49"/>
                                <w:sz w:val="20"/>
                                <w:szCs w:val="20"/>
                                <w:lang w:val="en-US"/>
                              </w:rPr>
                              <w:t>import</w:t>
                            </w:r>
                            <w:r>
                              <w:rPr>
                                <w:rFonts w:ascii="Consolas" w:hAnsi="Consolas" w:cs="Consolas"/>
                                <w:color w:val="24292E"/>
                                <w:sz w:val="20"/>
                                <w:szCs w:val="20"/>
                                <w:lang w:val="en-US"/>
                              </w:rPr>
                              <w:t xml:space="preserve"> face_recognition</w:t>
                            </w:r>
                          </w:p>
                          <w:p w14:paraId="581973CA"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637BE1F3"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known_image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face_recognition.load_image_file(</w:t>
                            </w:r>
                            <w:r>
                              <w:rPr>
                                <w:rFonts w:ascii="Consolas" w:hAnsi="Consolas" w:cs="Consolas"/>
                                <w:color w:val="032F62"/>
                                <w:sz w:val="20"/>
                                <w:szCs w:val="20"/>
                                <w:lang w:val="en-US"/>
                              </w:rPr>
                              <w:t>"biden.jpg"</w:t>
                            </w:r>
                            <w:r>
                              <w:rPr>
                                <w:rFonts w:ascii="Consolas" w:hAnsi="Consolas" w:cs="Consolas"/>
                                <w:color w:val="24292E"/>
                                <w:sz w:val="20"/>
                                <w:szCs w:val="20"/>
                                <w:lang w:val="en-US"/>
                              </w:rPr>
                              <w:t>)</w:t>
                            </w:r>
                          </w:p>
                          <w:p w14:paraId="229811C1"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unknown_image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face_recognition.load_image_file(</w:t>
                            </w:r>
                            <w:r>
                              <w:rPr>
                                <w:rFonts w:ascii="Consolas" w:hAnsi="Consolas" w:cs="Consolas"/>
                                <w:color w:val="032F62"/>
                                <w:sz w:val="20"/>
                                <w:szCs w:val="20"/>
                                <w:lang w:val="en-US"/>
                              </w:rPr>
                              <w:t>"unknown.jpg"</w:t>
                            </w:r>
                            <w:r>
                              <w:rPr>
                                <w:rFonts w:ascii="Consolas" w:hAnsi="Consolas" w:cs="Consolas"/>
                                <w:color w:val="24292E"/>
                                <w:sz w:val="20"/>
                                <w:szCs w:val="20"/>
                                <w:lang w:val="en-US"/>
                              </w:rPr>
                              <w:t>)</w:t>
                            </w:r>
                          </w:p>
                          <w:p w14:paraId="3EEDD0DC"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44726728"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biden_encoding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face_recognition.face_encodings(known_image)[</w:t>
                            </w:r>
                            <w:r>
                              <w:rPr>
                                <w:rFonts w:ascii="Consolas" w:hAnsi="Consolas" w:cs="Consolas"/>
                                <w:color w:val="005CC5"/>
                                <w:sz w:val="20"/>
                                <w:szCs w:val="20"/>
                                <w:lang w:val="en-US"/>
                              </w:rPr>
                              <w:t>0</w:t>
                            </w:r>
                            <w:r>
                              <w:rPr>
                                <w:rFonts w:ascii="Consolas" w:hAnsi="Consolas" w:cs="Consolas"/>
                                <w:color w:val="24292E"/>
                                <w:sz w:val="20"/>
                                <w:szCs w:val="20"/>
                                <w:lang w:val="en-US"/>
                              </w:rPr>
                              <w:t>]</w:t>
                            </w:r>
                          </w:p>
                          <w:p w14:paraId="73EC3E33"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unknown_encoding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face_recognition.face_encodings(unknown_image)[</w:t>
                            </w:r>
                            <w:r>
                              <w:rPr>
                                <w:rFonts w:ascii="Consolas" w:hAnsi="Consolas" w:cs="Consolas"/>
                                <w:color w:val="005CC5"/>
                                <w:sz w:val="20"/>
                                <w:szCs w:val="20"/>
                                <w:lang w:val="en-US"/>
                              </w:rPr>
                              <w:t>0</w:t>
                            </w:r>
                            <w:r>
                              <w:rPr>
                                <w:rFonts w:ascii="Consolas" w:hAnsi="Consolas" w:cs="Consolas"/>
                                <w:color w:val="24292E"/>
                                <w:sz w:val="20"/>
                                <w:szCs w:val="20"/>
                                <w:lang w:val="en-US"/>
                              </w:rPr>
                              <w:t>]</w:t>
                            </w:r>
                          </w:p>
                          <w:p w14:paraId="491B0E1B"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2DF90B16"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results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face_recognition.compare_faces([biden_encoding], unknown_encoding)</w:t>
                            </w:r>
                          </w:p>
                          <w:p w14:paraId="462B0656" w14:textId="77777777" w:rsidR="00CC5A39" w:rsidRPr="00C06C75" w:rsidRDefault="00CC5A39">
                            <w:pPr>
                              <w:pStyle w:val="Contedodoquadro"/>
                              <w:jc w:val="left"/>
                              <w:rPr>
                                <w:lang w:val="en-US"/>
                                <w:rPrChange w:id="880" w:author="Geiza Maria Hamazaki da Silva" w:date="2019-11-10T21:02:00Z">
                                  <w:rPr/>
                                </w:rPrChange>
                              </w:rPr>
                            </w:pPr>
                          </w:p>
                        </w:txbxContent>
                      </wps:txbx>
                      <wps:bodyPr>
                        <a:prstTxWarp prst="textNoShape">
                          <a:avLst/>
                        </a:prstTxWarp>
                        <a:noAutofit/>
                      </wps:bodyPr>
                    </wps:wsp>
                  </a:graphicData>
                </a:graphic>
              </wp:inline>
            </w:drawing>
          </mc:Choice>
          <mc:Fallback>
            <w:pict>
              <v:rect w14:anchorId="7D838FDC" id="Rectangle 17" o:spid="_x0000_s1041" style="width:450.8pt;height:1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" fillcolor="white [3201]" strokeweight=".18mm">
                <v:stroke joinstyle="round"/>
                <v:textbox>
                  <w:txbxContent>
                    <w:p w14:paraId="0A0E0D1B"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D73A49"/>
                          <w:sz w:val="20"/>
                          <w:szCs w:val="20"/>
                          <w:lang w:val="en-US"/>
                        </w:rPr>
                        <w:t>import</w:t>
                      </w:r>
                      <w:r>
                        <w:rPr>
                          <w:rFonts w:ascii="Consolas" w:hAnsi="Consolas" w:cs="Consolas"/>
                          <w:color w:val="24292E"/>
                          <w:sz w:val="20"/>
                          <w:szCs w:val="20"/>
                          <w:lang w:val="en-US"/>
                        </w:rPr>
                        <w:t xml:space="preserve"> face_recognition</w:t>
                      </w:r>
                    </w:p>
                    <w:p w14:paraId="581973CA"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637BE1F3"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known_image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face_recognition.load_image_file(</w:t>
                      </w:r>
                      <w:r>
                        <w:rPr>
                          <w:rFonts w:ascii="Consolas" w:hAnsi="Consolas" w:cs="Consolas"/>
                          <w:color w:val="032F62"/>
                          <w:sz w:val="20"/>
                          <w:szCs w:val="20"/>
                          <w:lang w:val="en-US"/>
                        </w:rPr>
                        <w:t>"biden.jpg"</w:t>
                      </w:r>
                      <w:r>
                        <w:rPr>
                          <w:rFonts w:ascii="Consolas" w:hAnsi="Consolas" w:cs="Consolas"/>
                          <w:color w:val="24292E"/>
                          <w:sz w:val="20"/>
                          <w:szCs w:val="20"/>
                          <w:lang w:val="en-US"/>
                        </w:rPr>
                        <w:t>)</w:t>
                      </w:r>
                    </w:p>
                    <w:p w14:paraId="229811C1"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unknown_image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face_recognition.load_image_file(</w:t>
                      </w:r>
                      <w:r>
                        <w:rPr>
                          <w:rFonts w:ascii="Consolas" w:hAnsi="Consolas" w:cs="Consolas"/>
                          <w:color w:val="032F62"/>
                          <w:sz w:val="20"/>
                          <w:szCs w:val="20"/>
                          <w:lang w:val="en-US"/>
                        </w:rPr>
                        <w:t>"unknown.jpg"</w:t>
                      </w:r>
                      <w:r>
                        <w:rPr>
                          <w:rFonts w:ascii="Consolas" w:hAnsi="Consolas" w:cs="Consolas"/>
                          <w:color w:val="24292E"/>
                          <w:sz w:val="20"/>
                          <w:szCs w:val="20"/>
                          <w:lang w:val="en-US"/>
                        </w:rPr>
                        <w:t>)</w:t>
                      </w:r>
                    </w:p>
                    <w:p w14:paraId="3EEDD0DC"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44726728"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biden_encoding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face_recognition.face_encodings(known_image)[</w:t>
                      </w:r>
                      <w:r>
                        <w:rPr>
                          <w:rFonts w:ascii="Consolas" w:hAnsi="Consolas" w:cs="Consolas"/>
                          <w:color w:val="005CC5"/>
                          <w:sz w:val="20"/>
                          <w:szCs w:val="20"/>
                          <w:lang w:val="en-US"/>
                        </w:rPr>
                        <w:t>0</w:t>
                      </w:r>
                      <w:r>
                        <w:rPr>
                          <w:rFonts w:ascii="Consolas" w:hAnsi="Consolas" w:cs="Consolas"/>
                          <w:color w:val="24292E"/>
                          <w:sz w:val="20"/>
                          <w:szCs w:val="20"/>
                          <w:lang w:val="en-US"/>
                        </w:rPr>
                        <w:t>]</w:t>
                      </w:r>
                    </w:p>
                    <w:p w14:paraId="73EC3E33"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unknown_encoding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face_recognition.face_encodings(unknown_image)[</w:t>
                      </w:r>
                      <w:r>
                        <w:rPr>
                          <w:rFonts w:ascii="Consolas" w:hAnsi="Consolas" w:cs="Consolas"/>
                          <w:color w:val="005CC5"/>
                          <w:sz w:val="20"/>
                          <w:szCs w:val="20"/>
                          <w:lang w:val="en-US"/>
                        </w:rPr>
                        <w:t>0</w:t>
                      </w:r>
                      <w:r>
                        <w:rPr>
                          <w:rFonts w:ascii="Consolas" w:hAnsi="Consolas" w:cs="Consolas"/>
                          <w:color w:val="24292E"/>
                          <w:sz w:val="20"/>
                          <w:szCs w:val="20"/>
                          <w:lang w:val="en-US"/>
                        </w:rPr>
                        <w:t>]</w:t>
                      </w:r>
                    </w:p>
                    <w:p w14:paraId="491B0E1B"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2DF90B16" w14:textId="77777777" w:rsidR="00CC5A39" w:rsidRDefault="00CC5A39">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results </w:t>
                      </w:r>
                      <w:r>
                        <w:rPr>
                          <w:rFonts w:ascii="Consolas" w:hAnsi="Consolas" w:cs="Consolas"/>
                          <w:color w:val="D73A49"/>
                          <w:sz w:val="20"/>
                          <w:szCs w:val="20"/>
                          <w:lang w:val="en-US"/>
                        </w:rPr>
                        <w:t>=</w:t>
                      </w:r>
                      <w:r>
                        <w:rPr>
                          <w:rFonts w:ascii="Consolas" w:hAnsi="Consolas" w:cs="Consolas"/>
                          <w:color w:val="24292E"/>
                          <w:sz w:val="20"/>
                          <w:szCs w:val="20"/>
                          <w:lang w:val="en-US"/>
                        </w:rPr>
                        <w:t xml:space="preserve"> face_recognition.compare_faces([biden_encoding], unknown_encoding)</w:t>
                      </w:r>
                    </w:p>
                    <w:p w14:paraId="462B0656" w14:textId="77777777" w:rsidR="00CC5A39" w:rsidRPr="00C06C75" w:rsidRDefault="00CC5A39">
                      <w:pPr>
                        <w:pStyle w:val="Contedodoquadro"/>
                        <w:jc w:val="left"/>
                        <w:rPr>
                          <w:lang w:val="en-US"/>
                          <w:rPrChange w:id="881" w:author="Geiza Maria Hamazaki da Silva" w:date="2019-11-10T21:02:00Z">
                            <w:rPr/>
                          </w:rPrChange>
                        </w:rPr>
                      </w:pPr>
                    </w:p>
                  </w:txbxContent>
                </v:textbox>
                <w10:anchorlock/>
              </v:rect>
            </w:pict>
          </mc:Fallback>
        </mc:AlternateContent>
      </w:r>
    </w:p>
    <w:p w14:paraId="499A3E7A" w14:textId="63FC94BF" w:rsidR="000F0E5B" w:rsidRDefault="00126F3B">
      <w:pPr>
        <w:jc w:val="center"/>
        <w:rPr>
          <w:b/>
          <w:sz w:val="24"/>
          <w:szCs w:val="24"/>
        </w:rPr>
      </w:pPr>
      <w:commentRangeStart w:id="882"/>
      <w:commentRangeStart w:id="883"/>
      <w:r>
        <w:rPr>
          <w:b/>
          <w:sz w:val="24"/>
          <w:szCs w:val="24"/>
        </w:rPr>
        <w:t xml:space="preserve">Figura </w:t>
      </w:r>
      <w:commentRangeEnd w:id="882"/>
      <w:r>
        <w:commentReference w:id="882"/>
      </w:r>
      <w:commentRangeEnd w:id="883"/>
      <w:r w:rsidR="00D22BC4">
        <w:rPr>
          <w:rStyle w:val="Refdecomentrio"/>
        </w:rPr>
        <w:commentReference w:id="883"/>
      </w:r>
      <w:r w:rsidR="002219E6">
        <w:rPr>
          <w:b/>
          <w:sz w:val="24"/>
          <w:szCs w:val="24"/>
        </w:rPr>
        <w:t>XX - exemplo de como utilizar a biblioteca</w:t>
      </w:r>
    </w:p>
    <w:p w14:paraId="3D5B9E7E" w14:textId="77777777" w:rsidR="000F0E5B" w:rsidRDefault="000F0E5B">
      <w:pPr>
        <w:ind w:firstLine="720"/>
        <w:rPr>
          <w:sz w:val="24"/>
          <w:szCs w:val="24"/>
        </w:rPr>
      </w:pPr>
    </w:p>
    <w:p w14:paraId="7EDC2F3F" w14:textId="77777777" w:rsidR="000F0E5B" w:rsidRDefault="00126F3B">
      <w:pPr>
        <w:ind w:firstLine="720"/>
        <w:rPr>
          <w:sz w:val="24"/>
          <w:szCs w:val="24"/>
        </w:rPr>
      </w:pPr>
      <w:r>
        <w:rPr>
          <w:sz w:val="24"/>
          <w:szCs w:val="24"/>
        </w:rPr>
        <w:t xml:space="preserve">As variáveis </w:t>
      </w:r>
      <w:r>
        <w:rPr>
          <w:i/>
          <w:sz w:val="24"/>
          <w:szCs w:val="24"/>
        </w:rPr>
        <w:t>biden_enconding</w:t>
      </w:r>
      <w:r>
        <w:rPr>
          <w:sz w:val="24"/>
          <w:szCs w:val="24"/>
        </w:rPr>
        <w:t xml:space="preserve"> (em homenagem a Joe Biden, ex-vice-presidente dos Estados Unidos, utilizado como exemplo pelo autor) e </w:t>
      </w:r>
      <w:r>
        <w:rPr>
          <w:i/>
          <w:sz w:val="24"/>
          <w:szCs w:val="24"/>
        </w:rPr>
        <w:t>unknown_encoding</w:t>
      </w:r>
      <w:r>
        <w:rPr>
          <w:sz w:val="24"/>
          <w:szCs w:val="24"/>
        </w:rPr>
        <w:t xml:space="preserve"> armazenam os pontos gerados pela imagem conhecida e pela imagem desconhecida, respectivamente.</w:t>
      </w:r>
    </w:p>
    <w:p w14:paraId="600D7E2B" w14:textId="77777777" w:rsidR="000F0E5B" w:rsidRDefault="00126F3B">
      <w:pPr>
        <w:ind w:firstLine="720"/>
        <w:rPr>
          <w:sz w:val="24"/>
          <w:szCs w:val="24"/>
        </w:rPr>
      </w:pPr>
      <w:r>
        <w:rPr>
          <w:sz w:val="24"/>
          <w:szCs w:val="24"/>
        </w:rPr>
        <w:t>Ao fim, ele chama um método para comparar os dois vetores e estimar se há uma correspondência de resultados.</w:t>
      </w:r>
    </w:p>
    <w:p w14:paraId="00AE2240" w14:textId="77777777" w:rsidR="000F0E5B" w:rsidRDefault="00126F3B">
      <w:pPr>
        <w:ind w:firstLine="720"/>
        <w:rPr>
          <w:sz w:val="24"/>
          <w:szCs w:val="24"/>
        </w:rPr>
      </w:pPr>
      <w:r>
        <w:rPr>
          <w:sz w:val="24"/>
          <w:szCs w:val="24"/>
        </w:rPr>
        <w:t>Note, porém, que o detalhe mais importante deste pequeno trecho de código é a geração do vetor.</w:t>
      </w:r>
    </w:p>
    <w:p w14:paraId="33649092" w14:textId="77777777" w:rsidR="000F0E5B" w:rsidRDefault="00126F3B">
      <w:pPr>
        <w:ind w:firstLine="720"/>
        <w:rPr>
          <w:sz w:val="24"/>
          <w:szCs w:val="24"/>
        </w:rPr>
      </w:pPr>
      <w:r>
        <w:rPr>
          <w:sz w:val="24"/>
          <w:szCs w:val="24"/>
        </w:rPr>
        <w:t xml:space="preserve">Em um teste de reconhecimento facial com foco em imagens com oclusão é importante que o vetor de pontos seja testado, uma vez que o algoritmo pode não ser capaz de compreender se existe um rosto na imagem. Da mesma forma, é importante que ao descobrir um problema na geração de vetores seja mapeado se o problema foi originado pela imagem de origem ou pela imagem desconhecida, quando não por ambas. </w:t>
      </w:r>
    </w:p>
    <w:p w14:paraId="340B0808" w14:textId="77777777" w:rsidR="000F0E5B" w:rsidRDefault="00126F3B">
      <w:pPr>
        <w:ind w:firstLine="720"/>
        <w:rPr>
          <w:sz w:val="24"/>
          <w:szCs w:val="24"/>
        </w:rPr>
      </w:pPr>
      <w:r>
        <w:rPr>
          <w:sz w:val="24"/>
          <w:szCs w:val="24"/>
        </w:rPr>
        <w:t xml:space="preserve">Sendo assim, os resultados possíveis dos testes são: </w:t>
      </w:r>
    </w:p>
    <w:p w14:paraId="263FFBD4" w14:textId="77777777" w:rsidR="000F0E5B" w:rsidRDefault="00126F3B">
      <w:pPr>
        <w:pStyle w:val="PargrafodaLista"/>
        <w:numPr>
          <w:ilvl w:val="0"/>
          <w:numId w:val="2"/>
        </w:numPr>
        <w:rPr>
          <w:sz w:val="24"/>
          <w:szCs w:val="24"/>
        </w:rPr>
      </w:pPr>
      <w:r>
        <w:rPr>
          <w:sz w:val="24"/>
          <w:szCs w:val="24"/>
        </w:rPr>
        <w:t>[True], quando houver uma correspondência.</w:t>
      </w:r>
    </w:p>
    <w:p w14:paraId="7FACB8D5" w14:textId="77777777" w:rsidR="000F0E5B" w:rsidRDefault="00126F3B">
      <w:pPr>
        <w:pStyle w:val="PargrafodaLista"/>
        <w:numPr>
          <w:ilvl w:val="0"/>
          <w:numId w:val="2"/>
        </w:numPr>
        <w:rPr>
          <w:sz w:val="24"/>
          <w:szCs w:val="24"/>
        </w:rPr>
      </w:pPr>
      <w:r>
        <w:rPr>
          <w:sz w:val="24"/>
          <w:szCs w:val="24"/>
        </w:rPr>
        <w:t>[False], quando não houve uma correspondência.</w:t>
      </w:r>
    </w:p>
    <w:p w14:paraId="203BD082" w14:textId="77777777" w:rsidR="000F0E5B" w:rsidRDefault="00126F3B">
      <w:pPr>
        <w:pStyle w:val="PargrafodaLista"/>
        <w:numPr>
          <w:ilvl w:val="0"/>
          <w:numId w:val="2"/>
        </w:numPr>
        <w:rPr>
          <w:sz w:val="24"/>
          <w:szCs w:val="24"/>
        </w:rPr>
      </w:pPr>
      <w:r>
        <w:rPr>
          <w:sz w:val="24"/>
          <w:szCs w:val="24"/>
        </w:rPr>
        <w:t>“Problema na imagem comparada”, quando não houver geração de vetor na imagem desconhecida.</w:t>
      </w:r>
    </w:p>
    <w:p w14:paraId="31BAD688" w14:textId="77777777" w:rsidR="000F0E5B" w:rsidRDefault="00126F3B">
      <w:pPr>
        <w:pStyle w:val="PargrafodaLista"/>
        <w:numPr>
          <w:ilvl w:val="0"/>
          <w:numId w:val="2"/>
        </w:numPr>
        <w:rPr>
          <w:sz w:val="24"/>
          <w:szCs w:val="24"/>
        </w:rPr>
      </w:pPr>
      <w:r>
        <w:rPr>
          <w:sz w:val="24"/>
          <w:szCs w:val="24"/>
        </w:rPr>
        <w:t>“Problema na imagem de origem”, quando não houver geração de vetor na imagem conhecida.</w:t>
      </w:r>
    </w:p>
    <w:p w14:paraId="67C4E7EF" w14:textId="77777777" w:rsidR="000F0E5B" w:rsidRDefault="00126F3B">
      <w:pPr>
        <w:pStyle w:val="PargrafodaLista"/>
        <w:numPr>
          <w:ilvl w:val="0"/>
          <w:numId w:val="2"/>
        </w:numPr>
        <w:rPr>
          <w:sz w:val="24"/>
          <w:szCs w:val="24"/>
        </w:rPr>
      </w:pPr>
      <w:r>
        <w:rPr>
          <w:sz w:val="24"/>
          <w:szCs w:val="24"/>
        </w:rPr>
        <w:t>“Problema nas duas imagens”, quando não houver geração de vetor em nenhuma das duas imagens.</w:t>
      </w:r>
    </w:p>
    <w:p w14:paraId="0802B570" w14:textId="77777777" w:rsidR="000F0E5B" w:rsidRPr="00E207FE" w:rsidRDefault="00126F3B">
      <w:pPr>
        <w:pStyle w:val="PargrafodaLista"/>
        <w:ind w:left="0"/>
        <w:rPr>
          <w:b/>
          <w:sz w:val="24"/>
          <w:szCs w:val="24"/>
        </w:rPr>
      </w:pPr>
      <w:commentRangeStart w:id="884"/>
      <w:r w:rsidRPr="00E207FE">
        <w:rPr>
          <w:b/>
          <w:sz w:val="24"/>
          <w:szCs w:val="24"/>
        </w:rPr>
        <w:t>O código</w:t>
      </w:r>
      <w:commentRangeEnd w:id="884"/>
      <w:r w:rsidR="00D22BC4" w:rsidRPr="00E207FE">
        <w:rPr>
          <w:rStyle w:val="Refdecomentrio"/>
          <w:b/>
        </w:rPr>
        <w:commentReference w:id="884"/>
      </w:r>
    </w:p>
    <w:p w14:paraId="6AF73598" w14:textId="77777777" w:rsidR="000F0E5B" w:rsidRDefault="00126F3B">
      <w:pPr>
        <w:pStyle w:val="PargrafodaLista"/>
        <w:ind w:left="0" w:firstLine="737"/>
        <w:rPr>
          <w:sz w:val="24"/>
          <w:szCs w:val="24"/>
        </w:rPr>
      </w:pPr>
      <w:r>
        <w:rPr>
          <w:sz w:val="24"/>
          <w:szCs w:val="24"/>
        </w:rPr>
        <w:t xml:space="preserve">Para a utilização deste código neste teste, foi desenvolvido um pequeno programa em </w:t>
      </w:r>
      <w:r>
        <w:rPr>
          <w:i/>
          <w:sz w:val="24"/>
          <w:szCs w:val="24"/>
        </w:rPr>
        <w:t xml:space="preserve">python </w:t>
      </w:r>
      <w:r>
        <w:rPr>
          <w:sz w:val="24"/>
          <w:szCs w:val="24"/>
        </w:rPr>
        <w:t>separado em 4 (quatro) métodos:</w:t>
      </w:r>
    </w:p>
    <w:p w14:paraId="79DC3F67" w14:textId="3B906F2E" w:rsidR="00E207FE" w:rsidRDefault="00126F3B">
      <w:pPr>
        <w:pStyle w:val="PargrafodaLista"/>
        <w:numPr>
          <w:ilvl w:val="0"/>
          <w:numId w:val="3"/>
        </w:numPr>
        <w:rPr>
          <w:sz w:val="24"/>
          <w:szCs w:val="24"/>
        </w:rPr>
      </w:pPr>
      <w:commentRangeStart w:id="885"/>
      <w:r>
        <w:rPr>
          <w:sz w:val="24"/>
          <w:szCs w:val="24"/>
        </w:rPr>
        <w:lastRenderedPageBreak/>
        <w:t>Método</w:t>
      </w:r>
      <w:commentRangeEnd w:id="885"/>
      <w:r w:rsidR="00D22BC4">
        <w:rPr>
          <w:rStyle w:val="Refdecomentrio"/>
        </w:rPr>
        <w:commentReference w:id="885"/>
      </w:r>
      <w:r w:rsidR="00E207FE">
        <w:rPr>
          <w:sz w:val="24"/>
          <w:szCs w:val="24"/>
        </w:rPr>
        <w:t xml:space="preserve"> de importação de endereços</w:t>
      </w:r>
      <w:r>
        <w:rPr>
          <w:sz w:val="24"/>
          <w:szCs w:val="24"/>
        </w:rPr>
        <w:t xml:space="preserve"> </w:t>
      </w:r>
    </w:p>
    <w:p w14:paraId="28CFF2FE" w14:textId="15299DB5" w:rsidR="000F0E5B" w:rsidRPr="00E207FE" w:rsidRDefault="00E207FE" w:rsidP="00E207FE">
      <w:pPr>
        <w:ind w:firstLine="720"/>
        <w:rPr>
          <w:sz w:val="24"/>
          <w:szCs w:val="24"/>
        </w:rPr>
      </w:pPr>
      <w:r>
        <w:rPr>
          <w:sz w:val="24"/>
          <w:szCs w:val="24"/>
        </w:rPr>
        <w:t>R</w:t>
      </w:r>
      <w:r w:rsidR="00126F3B" w:rsidRPr="00E207FE">
        <w:rPr>
          <w:sz w:val="24"/>
          <w:szCs w:val="24"/>
        </w:rPr>
        <w:t xml:space="preserve">esponsável pela criação de um dicionário de endereços de onde as imagens </w:t>
      </w:r>
      <w:commentRangeStart w:id="886"/>
      <w:r w:rsidR="00126F3B" w:rsidRPr="00E207FE">
        <w:rPr>
          <w:sz w:val="24"/>
          <w:szCs w:val="24"/>
        </w:rPr>
        <w:t xml:space="preserve">estão </w:t>
      </w:r>
      <w:commentRangeEnd w:id="886"/>
      <w:r w:rsidR="00126F3B">
        <w:commentReference w:id="886"/>
      </w:r>
      <w:r w:rsidR="00126F3B" w:rsidRPr="00E207FE">
        <w:rPr>
          <w:sz w:val="24"/>
          <w:szCs w:val="24"/>
        </w:rPr>
        <w:t>localizadas.</w:t>
      </w:r>
    </w:p>
    <w:p w14:paraId="4CA9CDF8" w14:textId="77777777" w:rsidR="000F0E5B" w:rsidRDefault="000F0E5B">
      <w:pPr>
        <w:pStyle w:val="PargrafodaLista"/>
        <w:ind w:left="1440"/>
        <w:rPr>
          <w:sz w:val="24"/>
          <w:szCs w:val="24"/>
        </w:rPr>
      </w:pPr>
    </w:p>
    <w:p w14:paraId="294F78D0" w14:textId="0EDA80ED" w:rsidR="000F0E5B" w:rsidRDefault="00126F3B">
      <w:pPr>
        <w:pStyle w:val="PargrafodaLista"/>
        <w:ind w:left="0"/>
        <w:rPr>
          <w:sz w:val="24"/>
          <w:szCs w:val="24"/>
        </w:rPr>
      </w:pPr>
      <w:r>
        <w:rPr>
          <w:noProof/>
          <w:lang w:eastAsia="pt-BR"/>
        </w:rPr>
        <mc:AlternateContent>
          <mc:Choice Requires="wps">
            <w:drawing>
              <wp:inline distT="0" distB="0" distL="0" distR="0" wp14:anchorId="286DBF3D" wp14:editId="154E4428">
                <wp:extent cx="5614035" cy="3236595"/>
                <wp:effectExtent l="0" t="0" r="0" b="0"/>
                <wp:docPr id="18" name="Rectangle 18"/>
                <wp:cNvGraphicFramePr/>
                <a:graphic xmlns:a="http://schemas.openxmlformats.org/drawingml/2006/main">
                  <a:graphicData uri="http://schemas.microsoft.com/office/word/2010/wordprocessingShape">
                    <wps:wsp>
                      <wps:cNvSpPr/>
                      <wps:spPr>
                        <a:xfrm>
                          <a:off x="0" y="0"/>
                          <a:ext cx="5613480" cy="32360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9DE5F9D" w14:textId="77777777" w:rsidR="00CC5A39" w:rsidRDefault="00CC5A39">
                            <w:pPr>
                              <w:pStyle w:val="Contedodoquadro"/>
                            </w:pPr>
                            <w:r>
                              <w:rPr>
                                <w:b/>
                              </w:rPr>
                              <w:t xml:space="preserve">Entrada: </w:t>
                            </w:r>
                            <w:r>
                              <w:t>O endereço E da pasta onde estão localizadas as imagens da base de dados</w:t>
                            </w:r>
                          </w:p>
                          <w:p w14:paraId="0306D963" w14:textId="77777777" w:rsidR="00CC5A39" w:rsidRDefault="00CC5A39">
                            <w:pPr>
                              <w:pStyle w:val="Contedodoquadro"/>
                            </w:pPr>
                          </w:p>
                          <w:p w14:paraId="38CE6C27" w14:textId="77777777" w:rsidR="00CC5A39" w:rsidRDefault="00CC5A39">
                            <w:pPr>
                              <w:pStyle w:val="Contedodoquadro"/>
                            </w:pPr>
                            <w:r>
                              <w:t>Criar um novo dicionário para armazenamento do endereço de imagens de cada indivíduo.</w:t>
                            </w:r>
                          </w:p>
                          <w:p w14:paraId="6217EF0E" w14:textId="77777777" w:rsidR="00CC5A39" w:rsidRDefault="00CC5A39">
                            <w:pPr>
                              <w:pStyle w:val="Contedodoquadro"/>
                            </w:pPr>
                            <w:r>
                              <w:rPr>
                                <w:b/>
                              </w:rPr>
                              <w:t>Para todos</w:t>
                            </w:r>
                            <w:r>
                              <w:t xml:space="preserve"> </w:t>
                            </w:r>
                            <w:r>
                              <w:rPr>
                                <w:b/>
                              </w:rPr>
                              <w:t>os arquivos em E faça:</w:t>
                            </w:r>
                          </w:p>
                          <w:p w14:paraId="4B3AE997" w14:textId="77777777" w:rsidR="00CC5A39" w:rsidRDefault="00CC5A39">
                            <w:pPr>
                              <w:pStyle w:val="Contedodoquadro"/>
                            </w:pPr>
                            <w:r>
                              <w:t xml:space="preserve">      </w:t>
                            </w:r>
                            <w:r>
                              <w:rPr>
                                <w:b/>
                              </w:rPr>
                              <w:t>Para cada</w:t>
                            </w:r>
                            <w:r>
                              <w:t xml:space="preserve"> nome_arquivo em arquivos </w:t>
                            </w:r>
                            <w:r>
                              <w:rPr>
                                <w:b/>
                              </w:rPr>
                              <w:t>faça:</w:t>
                            </w:r>
                          </w:p>
                          <w:p w14:paraId="2E202936" w14:textId="77777777" w:rsidR="00CC5A39" w:rsidRDefault="00CC5A39">
                            <w:pPr>
                              <w:pStyle w:val="Contedodoquadro"/>
                            </w:pPr>
                            <w:r>
                              <w:t xml:space="preserve">            arquivo := nome_arquivo.separar(-)</w:t>
                            </w:r>
                          </w:p>
                          <w:p w14:paraId="22D9D0EA" w14:textId="77777777" w:rsidR="00CC5A39" w:rsidRDefault="00CC5A39">
                            <w:pPr>
                              <w:pStyle w:val="Contedodoquadro"/>
                            </w:pPr>
                            <w:r>
                              <w:t xml:space="preserve">            </w:t>
                            </w:r>
                            <w:r>
                              <w:rPr>
                                <w:b/>
                              </w:rPr>
                              <w:t>Se</w:t>
                            </w:r>
                            <w:r>
                              <w:t xml:space="preserve"> </w:t>
                            </w:r>
                            <w:r>
                              <w:rPr>
                                <w:b/>
                              </w:rPr>
                              <w:t xml:space="preserve">arquivo[0] </w:t>
                            </w:r>
                            <m:oMath>
                              <m:r>
                                <w:rPr>
                                  <w:rFonts w:ascii="Cambria Math" w:hAnsi="Cambria Math"/>
                                </w:rPr>
                                <m:t>⊄</m:t>
                              </m:r>
                            </m:oMath>
                            <w:r>
                              <w:rPr>
                                <w:b/>
                              </w:rPr>
                              <w:t xml:space="preserve"> dicionario.chaves então:</w:t>
                            </w:r>
                          </w:p>
                          <w:p w14:paraId="193061C0" w14:textId="77777777" w:rsidR="00CC5A39" w:rsidRDefault="00CC5A39">
                            <w:pPr>
                              <w:pStyle w:val="Contedodoquadro"/>
                              <w:ind w:left="1134"/>
                            </w:pPr>
                            <w:r>
                              <w:t>Criar uma nova lista para armazenar o endereço daquele arquivo. Em seguida, adicionar lista de imagens a dicionario[arquivo[0]].</w:t>
                            </w:r>
                          </w:p>
                          <w:p w14:paraId="7022B3D3" w14:textId="77777777" w:rsidR="00CC5A39" w:rsidRDefault="00CC5A39">
                            <w:pPr>
                              <w:pStyle w:val="Contedodoquadro"/>
                              <w:ind w:left="567"/>
                            </w:pPr>
                            <w:r>
                              <w:rPr>
                                <w:b/>
                              </w:rPr>
                              <w:t xml:space="preserve">  Senão:</w:t>
                            </w:r>
                          </w:p>
                          <w:p w14:paraId="7E59A4E1" w14:textId="77777777" w:rsidR="00CC5A39" w:rsidRDefault="00CC5A39">
                            <w:pPr>
                              <w:pStyle w:val="Contedodoquadro"/>
                              <w:ind w:left="1276"/>
                            </w:pPr>
                            <w:r>
                              <w:t>Adicionar endereço de arquivo à lista de arquivos no dicionário[arquivo[0]].</w:t>
                            </w:r>
                          </w:p>
                          <w:p w14:paraId="50173610" w14:textId="77777777" w:rsidR="00CC5A39" w:rsidRDefault="00CC5A39">
                            <w:pPr>
                              <w:pStyle w:val="Contedodoquadro"/>
                              <w:ind w:left="142"/>
                            </w:pPr>
                          </w:p>
                          <w:p w14:paraId="2581D410" w14:textId="77777777" w:rsidR="00CC5A39" w:rsidRDefault="00CC5A39">
                            <w:pPr>
                              <w:pStyle w:val="Contedodoquadro"/>
                            </w:pPr>
                            <w:r>
                              <w:rPr>
                                <w:b/>
                              </w:rPr>
                              <w:t>Saída:</w:t>
                            </w:r>
                            <w:r>
                              <w:t xml:space="preserve"> Dicionário com endereço de todos as imagens, separadas para cada indivíduo</w:t>
                            </w:r>
                          </w:p>
                          <w:p w14:paraId="00B131E6" w14:textId="77777777" w:rsidR="00CC5A39" w:rsidRDefault="00CC5A39">
                            <w:pPr>
                              <w:pStyle w:val="Contedodoquadro"/>
                            </w:pPr>
                            <w:r>
                              <w:tab/>
                            </w:r>
                            <w:r>
                              <w:tab/>
                            </w:r>
                            <w:r>
                              <w:tab/>
                            </w:r>
                          </w:p>
                        </w:txbxContent>
                      </wps:txbx>
                      <wps:bodyPr>
                        <a:noAutofit/>
                      </wps:bodyPr>
                    </wps:wsp>
                  </a:graphicData>
                </a:graphic>
              </wp:inline>
            </w:drawing>
          </mc:Choice>
          <mc:Fallback>
            <w:pict>
              <v:rect w14:anchorId="286DBF3D" id="Rectangle 18" o:spid="_x0000_s1042" style="width:442.05pt;height:25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" strokeweight=".26mm">
                <v:textbox>
                  <w:txbxContent>
                    <w:p w14:paraId="19DE5F9D" w14:textId="77777777" w:rsidR="00CC5A39" w:rsidRDefault="00CC5A39">
                      <w:pPr>
                        <w:pStyle w:val="Contedodoquadro"/>
                      </w:pPr>
                      <w:r>
                        <w:rPr>
                          <w:b/>
                        </w:rPr>
                        <w:t xml:space="preserve">Entrada: </w:t>
                      </w:r>
                      <w:r>
                        <w:t>O endereço E da pasta onde estão localizadas as imagens da base de dados</w:t>
                      </w:r>
                    </w:p>
                    <w:p w14:paraId="0306D963" w14:textId="77777777" w:rsidR="00CC5A39" w:rsidRDefault="00CC5A39">
                      <w:pPr>
                        <w:pStyle w:val="Contedodoquadro"/>
                      </w:pPr>
                    </w:p>
                    <w:p w14:paraId="38CE6C27" w14:textId="77777777" w:rsidR="00CC5A39" w:rsidRDefault="00CC5A39">
                      <w:pPr>
                        <w:pStyle w:val="Contedodoquadro"/>
                      </w:pPr>
                      <w:r>
                        <w:t>Criar um novo dicionário para armazenamento do endereço de imagens de cada indivíduo.</w:t>
                      </w:r>
                    </w:p>
                    <w:p w14:paraId="6217EF0E" w14:textId="77777777" w:rsidR="00CC5A39" w:rsidRDefault="00CC5A39">
                      <w:pPr>
                        <w:pStyle w:val="Contedodoquadro"/>
                      </w:pPr>
                      <w:r>
                        <w:rPr>
                          <w:b/>
                        </w:rPr>
                        <w:t>Para todos</w:t>
                      </w:r>
                      <w:r>
                        <w:t xml:space="preserve"> </w:t>
                      </w:r>
                      <w:r>
                        <w:rPr>
                          <w:b/>
                        </w:rPr>
                        <w:t>os arquivos em E faça:</w:t>
                      </w:r>
                    </w:p>
                    <w:p w14:paraId="4B3AE997" w14:textId="77777777" w:rsidR="00CC5A39" w:rsidRDefault="00CC5A39">
                      <w:pPr>
                        <w:pStyle w:val="Contedodoquadro"/>
                      </w:pPr>
                      <w:r>
                        <w:t xml:space="preserve">      </w:t>
                      </w:r>
                      <w:r>
                        <w:rPr>
                          <w:b/>
                        </w:rPr>
                        <w:t>Para cada</w:t>
                      </w:r>
                      <w:r>
                        <w:t xml:space="preserve"> nome_arquivo em arquivos </w:t>
                      </w:r>
                      <w:r>
                        <w:rPr>
                          <w:b/>
                        </w:rPr>
                        <w:t>faça:</w:t>
                      </w:r>
                    </w:p>
                    <w:p w14:paraId="2E202936" w14:textId="77777777" w:rsidR="00CC5A39" w:rsidRDefault="00CC5A39">
                      <w:pPr>
                        <w:pStyle w:val="Contedodoquadro"/>
                      </w:pPr>
                      <w:r>
                        <w:t xml:space="preserve">            arquivo := nome_arquivo.separar(-)</w:t>
                      </w:r>
                    </w:p>
                    <w:p w14:paraId="22D9D0EA" w14:textId="77777777" w:rsidR="00CC5A39" w:rsidRDefault="00CC5A39">
                      <w:pPr>
                        <w:pStyle w:val="Contedodoquadro"/>
                      </w:pPr>
                      <w:r>
                        <w:t xml:space="preserve">            </w:t>
                      </w:r>
                      <w:r>
                        <w:rPr>
                          <w:b/>
                        </w:rPr>
                        <w:t>Se</w:t>
                      </w:r>
                      <w:r>
                        <w:t xml:space="preserve"> </w:t>
                      </w:r>
                      <w:r>
                        <w:rPr>
                          <w:b/>
                        </w:rPr>
                        <w:t xml:space="preserve">arquivo[0] </w:t>
                      </w:r>
                      <m:oMath>
                        <m:r>
                          <w:rPr>
                            <w:rFonts w:ascii="Cambria Math" w:hAnsi="Cambria Math"/>
                          </w:rPr>
                          <m:t>⊄</m:t>
                        </m:r>
                      </m:oMath>
                      <w:r>
                        <w:rPr>
                          <w:b/>
                        </w:rPr>
                        <w:t xml:space="preserve"> dicionario.chaves então:</w:t>
                      </w:r>
                    </w:p>
                    <w:p w14:paraId="193061C0" w14:textId="77777777" w:rsidR="00CC5A39" w:rsidRDefault="00CC5A39">
                      <w:pPr>
                        <w:pStyle w:val="Contedodoquadro"/>
                        <w:ind w:left="1134"/>
                      </w:pPr>
                      <w:r>
                        <w:t>Criar uma nova lista para armazenar o endereço daquele arquivo. Em seguida, adicionar lista de imagens a dicionario[arquivo[0]].</w:t>
                      </w:r>
                    </w:p>
                    <w:p w14:paraId="7022B3D3" w14:textId="77777777" w:rsidR="00CC5A39" w:rsidRDefault="00CC5A39">
                      <w:pPr>
                        <w:pStyle w:val="Contedodoquadro"/>
                        <w:ind w:left="567"/>
                      </w:pPr>
                      <w:r>
                        <w:rPr>
                          <w:b/>
                        </w:rPr>
                        <w:t xml:space="preserve">  Senão:</w:t>
                      </w:r>
                    </w:p>
                    <w:p w14:paraId="7E59A4E1" w14:textId="77777777" w:rsidR="00CC5A39" w:rsidRDefault="00CC5A39">
                      <w:pPr>
                        <w:pStyle w:val="Contedodoquadro"/>
                        <w:ind w:left="1276"/>
                      </w:pPr>
                      <w:r>
                        <w:t>Adicionar endereço de arquivo à lista de arquivos no dicionário[arquivo[0]].</w:t>
                      </w:r>
                    </w:p>
                    <w:p w14:paraId="50173610" w14:textId="77777777" w:rsidR="00CC5A39" w:rsidRDefault="00CC5A39">
                      <w:pPr>
                        <w:pStyle w:val="Contedodoquadro"/>
                        <w:ind w:left="142"/>
                      </w:pPr>
                    </w:p>
                    <w:p w14:paraId="2581D410" w14:textId="77777777" w:rsidR="00CC5A39" w:rsidRDefault="00CC5A39">
                      <w:pPr>
                        <w:pStyle w:val="Contedodoquadro"/>
                      </w:pPr>
                      <w:r>
                        <w:rPr>
                          <w:b/>
                        </w:rPr>
                        <w:t>Saída:</w:t>
                      </w:r>
                      <w:r>
                        <w:t xml:space="preserve"> Dicionário com endereço de todos as imagens, separadas para cada indivíduo</w:t>
                      </w:r>
                    </w:p>
                    <w:p w14:paraId="00B131E6" w14:textId="77777777" w:rsidR="00CC5A39" w:rsidRDefault="00CC5A39">
                      <w:pPr>
                        <w:pStyle w:val="Contedodoquadro"/>
                      </w:pPr>
                      <w:r>
                        <w:tab/>
                      </w:r>
                      <w:r>
                        <w:tab/>
                      </w:r>
                      <w:r>
                        <w:tab/>
                      </w:r>
                    </w:p>
                  </w:txbxContent>
                </v:textbox>
                <w10:anchorlock/>
              </v:rect>
            </w:pict>
          </mc:Fallback>
        </mc:AlternateContent>
      </w:r>
    </w:p>
    <w:p w14:paraId="68DA959B" w14:textId="77777777" w:rsidR="000F0E5B" w:rsidRDefault="00126F3B">
      <w:pPr>
        <w:pStyle w:val="PargrafodaLista"/>
        <w:ind w:left="0"/>
        <w:jc w:val="center"/>
        <w:rPr>
          <w:sz w:val="24"/>
          <w:szCs w:val="24"/>
        </w:rPr>
      </w:pPr>
      <w:r>
        <w:rPr>
          <w:sz w:val="24"/>
          <w:szCs w:val="24"/>
        </w:rPr>
        <w:t>Figura XX – Pseudo-código do método de importação de endereços da base de dados</w:t>
      </w:r>
    </w:p>
    <w:p w14:paraId="24AA578B" w14:textId="77777777" w:rsidR="000F0E5B" w:rsidRDefault="000F0E5B">
      <w:pPr>
        <w:pStyle w:val="PargrafodaLista"/>
        <w:ind w:left="0"/>
        <w:rPr>
          <w:sz w:val="24"/>
          <w:szCs w:val="24"/>
        </w:rPr>
      </w:pPr>
    </w:p>
    <w:p w14:paraId="35ED291E" w14:textId="77777777" w:rsidR="000F0E5B" w:rsidRDefault="00126F3B">
      <w:pPr>
        <w:pStyle w:val="PargrafodaLista"/>
        <w:ind w:left="0" w:firstLine="720"/>
        <w:rPr>
          <w:sz w:val="24"/>
          <w:szCs w:val="24"/>
        </w:rPr>
      </w:pPr>
      <w:r>
        <w:rPr>
          <w:sz w:val="24"/>
          <w:szCs w:val="24"/>
        </w:rPr>
        <w:t xml:space="preserve">Este é o primeiro método chamado pelo programa. Sua principal função é percorrer a pasta onde estão localizadas as imagens da base de dados e adicioná-las ao dicionário de indivíduos. </w:t>
      </w:r>
    </w:p>
    <w:p w14:paraId="664F3186" w14:textId="77777777" w:rsidR="000F0E5B" w:rsidRDefault="00126F3B">
      <w:pPr>
        <w:pStyle w:val="PargrafodaLista"/>
        <w:ind w:left="0" w:firstLine="720"/>
        <w:rPr>
          <w:sz w:val="24"/>
          <w:szCs w:val="24"/>
        </w:rPr>
      </w:pPr>
      <w:r>
        <w:rPr>
          <w:sz w:val="24"/>
          <w:szCs w:val="24"/>
        </w:rPr>
        <w:t>A identificação de cada indivíduo no dicionário é feita através da chave, enquanto os endereços de cada imagem daquele indivíduo são armazenados numa lista encadeada que está relacionada a cada chave.</w:t>
      </w:r>
    </w:p>
    <w:p w14:paraId="072BC26A" w14:textId="77777777" w:rsidR="000F0E5B" w:rsidRDefault="000F0E5B">
      <w:pPr>
        <w:rPr>
          <w:sz w:val="24"/>
          <w:szCs w:val="24"/>
        </w:rPr>
      </w:pPr>
    </w:p>
    <w:p w14:paraId="6FA96FB8" w14:textId="0092D1A2" w:rsidR="00E207FE" w:rsidRPr="00E207FE" w:rsidRDefault="00E207FE" w:rsidP="00E207FE">
      <w:pPr>
        <w:pStyle w:val="PargrafodaLista"/>
        <w:numPr>
          <w:ilvl w:val="0"/>
          <w:numId w:val="3"/>
        </w:numPr>
        <w:rPr>
          <w:rFonts w:eastAsia="OpenSymbol"/>
          <w:sz w:val="24"/>
          <w:szCs w:val="24"/>
        </w:rPr>
      </w:pPr>
      <w:r>
        <w:rPr>
          <w:rFonts w:eastAsia="OpenSymbol"/>
          <w:sz w:val="24"/>
          <w:szCs w:val="24"/>
        </w:rPr>
        <w:t>Método de comparação</w:t>
      </w:r>
    </w:p>
    <w:p w14:paraId="34CE2317" w14:textId="10ECDF74" w:rsidR="000F0E5B" w:rsidRPr="00E207FE" w:rsidRDefault="00E207FE" w:rsidP="00E207FE">
      <w:pPr>
        <w:ind w:firstLine="720"/>
        <w:rPr>
          <w:rFonts w:eastAsia="OpenSymbol"/>
          <w:sz w:val="24"/>
          <w:szCs w:val="24"/>
        </w:rPr>
      </w:pPr>
      <w:r>
        <w:rPr>
          <w:rFonts w:eastAsia="OpenSymbol"/>
          <w:sz w:val="24"/>
          <w:szCs w:val="24"/>
        </w:rPr>
        <w:t>F</w:t>
      </w:r>
      <w:r w:rsidR="00126F3B" w:rsidRPr="00E207FE">
        <w:rPr>
          <w:rFonts w:eastAsia="OpenSymbol"/>
          <w:sz w:val="24"/>
          <w:szCs w:val="24"/>
        </w:rPr>
        <w:t>az a comparação de um indivíduo com todas as imagens do banco de dados. Este procedimento é repetido em um laço até que todas as imagens tenham sido comparadas.</w:t>
      </w:r>
    </w:p>
    <w:p w14:paraId="1E939FDB" w14:textId="77777777" w:rsidR="000F0E5B" w:rsidRDefault="00126F3B">
      <w:pPr>
        <w:ind w:firstLine="720"/>
        <w:rPr>
          <w:sz w:val="24"/>
          <w:szCs w:val="24"/>
        </w:rPr>
      </w:pPr>
      <w:r>
        <w:rPr>
          <w:sz w:val="24"/>
          <w:szCs w:val="24"/>
        </w:rPr>
        <w:t xml:space="preserve">Este é o principal método do código, é através dele que você fará as comparações, chamará os métodos de resultado e os exportará para o documento CSV. </w:t>
      </w:r>
    </w:p>
    <w:p w14:paraId="20684F3B" w14:textId="55501F46" w:rsidR="000F0E5B" w:rsidRDefault="00126F3B">
      <w:pPr>
        <w:pStyle w:val="PargrafodaLista"/>
        <w:ind w:left="0" w:firstLine="720"/>
        <w:rPr>
          <w:sz w:val="24"/>
          <w:szCs w:val="24"/>
        </w:rPr>
      </w:pPr>
      <w:r>
        <w:rPr>
          <w:sz w:val="24"/>
          <w:szCs w:val="24"/>
        </w:rPr>
        <w:t xml:space="preserve">Para conseguir comparar todas as imagens e retornar todas as variáveis necessárias para </w:t>
      </w:r>
      <w:r w:rsidR="00E207FE">
        <w:rPr>
          <w:sz w:val="24"/>
          <w:szCs w:val="24"/>
        </w:rPr>
        <w:t>su</w:t>
      </w:r>
      <w:r>
        <w:rPr>
          <w:sz w:val="24"/>
          <w:szCs w:val="24"/>
        </w:rPr>
        <w:t>a avaliação de desempenho foi necessário percorrer o dicionário duas vezes para recuperar a lista de indivíduo_origem e indivíduo_comparado.</w:t>
      </w:r>
    </w:p>
    <w:p w14:paraId="5CB44686" w14:textId="77777777" w:rsidR="000F0E5B" w:rsidRDefault="000F0E5B">
      <w:pPr>
        <w:pStyle w:val="PargrafodaLista"/>
        <w:ind w:left="1440"/>
        <w:rPr>
          <w:rFonts w:eastAsia="OpenSymbol"/>
          <w:sz w:val="24"/>
          <w:szCs w:val="24"/>
        </w:rPr>
      </w:pPr>
    </w:p>
    <w:p w14:paraId="0B027673" w14:textId="539EE5DA" w:rsidR="000F0E5B" w:rsidRDefault="00126F3B">
      <w:pPr>
        <w:jc w:val="center"/>
        <w:rPr>
          <w:sz w:val="24"/>
          <w:szCs w:val="24"/>
        </w:rPr>
      </w:pPr>
      <w:r>
        <w:rPr>
          <w:noProof/>
          <w:lang w:eastAsia="pt-BR"/>
        </w:rPr>
        <mc:AlternateContent>
          <mc:Choice Requires="wps">
            <w:drawing>
              <wp:inline distT="0" distB="0" distL="0" distR="0" wp14:anchorId="79B88288" wp14:editId="11E4BAAF">
                <wp:extent cx="5883215" cy="3968150"/>
                <wp:effectExtent l="0" t="0" r="22860" b="13335"/>
                <wp:docPr id="24" name="Rectangle 24"/>
                <wp:cNvGraphicFramePr/>
                <a:graphic xmlns:a="http://schemas.openxmlformats.org/drawingml/2006/main">
                  <a:graphicData uri="http://schemas.microsoft.com/office/word/2010/wordprocessingShape">
                    <wps:wsp>
                      <wps:cNvSpPr/>
                      <wps:spPr>
                        <a:xfrm>
                          <a:off x="0" y="0"/>
                          <a:ext cx="5883215" cy="396815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55DEDE8" w14:textId="77777777" w:rsidR="00CC5A39" w:rsidRDefault="00CC5A39">
                            <w:pPr>
                              <w:pStyle w:val="Contedodoquadro"/>
                            </w:pPr>
                            <w:r>
                              <w:rPr>
                                <w:b/>
                              </w:rPr>
                              <w:t>Entrada:</w:t>
                            </w:r>
                            <w:r>
                              <w:t xml:space="preserve"> Dicionário D de endereço de todas as imagens da base de dados</w:t>
                            </w:r>
                          </w:p>
                          <w:p w14:paraId="5F7CD14E" w14:textId="77777777" w:rsidR="00CC5A39" w:rsidRDefault="00CC5A39">
                            <w:pPr>
                              <w:pStyle w:val="Contedodoquadro"/>
                            </w:pPr>
                          </w:p>
                          <w:p w14:paraId="527694C5" w14:textId="77777777" w:rsidR="00CC5A39" w:rsidRDefault="00CC5A39">
                            <w:pPr>
                              <w:pStyle w:val="Contedodoquadro"/>
                            </w:pPr>
                            <w:r>
                              <w:rPr>
                                <w:b/>
                              </w:rPr>
                              <w:t>Para toda chave_origem, lista_imagem_origem em D faça:</w:t>
                            </w:r>
                          </w:p>
                          <w:p w14:paraId="2A3637F0" w14:textId="77777777" w:rsidR="00CC5A39" w:rsidRDefault="00CC5A39">
                            <w:pPr>
                              <w:pStyle w:val="Contedodoquadro"/>
                            </w:pPr>
                            <w:r>
                              <w:t xml:space="preserve">       </w:t>
                            </w:r>
                            <w:r>
                              <w:rPr>
                                <w:b/>
                              </w:rPr>
                              <w:t>Para toda chave_comparada, lista_imagem_comparada em D faça:</w:t>
                            </w:r>
                          </w:p>
                          <w:p w14:paraId="7D0CBB04" w14:textId="57BACF9E" w:rsidR="00CC5A39" w:rsidRDefault="00CC5A39">
                            <w:pPr>
                              <w:pStyle w:val="Contedodoquadro"/>
                            </w:pPr>
                            <w:r>
                              <w:rPr>
                                <w:b/>
                              </w:rPr>
                              <w:t xml:space="preserve">              Para cada imagem_comparada em P</w:t>
                            </w:r>
                            <w:r>
                              <w:rPr>
                                <w:b/>
                                <w:vertAlign w:val="subscript"/>
                              </w:rPr>
                              <w:t>i</w:t>
                            </w:r>
                            <w:r>
                              <w:rPr>
                                <w:b/>
                              </w:rPr>
                              <w:t>, i={0, tamanho(lista_imagem_comparada)} faça:</w:t>
                            </w:r>
                          </w:p>
                          <w:p w14:paraId="7DD8B7A7" w14:textId="67B2C4DD" w:rsidR="00CC5A39" w:rsidRDefault="00CC5A39" w:rsidP="00BB247C">
                            <w:pPr>
                              <w:pStyle w:val="Contedodoquadro"/>
                              <w:ind w:left="1134"/>
                              <w:jc w:val="left"/>
                            </w:pPr>
                            <w:r>
                              <w:t>Iniciar cálculo de tempo de cada reconhecimento</w:t>
                            </w:r>
                          </w:p>
                          <w:p w14:paraId="73D1E92F" w14:textId="77777777" w:rsidR="00CC5A39" w:rsidRDefault="00CC5A39" w:rsidP="00BB247C">
                            <w:pPr>
                              <w:pStyle w:val="Contedodoquadro"/>
                              <w:ind w:left="1134"/>
                              <w:jc w:val="left"/>
                            </w:pPr>
                          </w:p>
                          <w:p w14:paraId="7F5A80F8" w14:textId="45EE0BB3" w:rsidR="00CC5A39" w:rsidRDefault="00CC5A39" w:rsidP="00BB247C">
                            <w:pPr>
                              <w:pStyle w:val="Contedodoquadro"/>
                              <w:ind w:left="1134"/>
                              <w:jc w:val="left"/>
                            </w:pPr>
                            <w:r>
                              <w:t>Chamar funções apresentadas na figura XX para fazer a detecção de rostos, utilizando</w:t>
                            </w:r>
                            <w:r>
                              <w:br/>
                              <w:t xml:space="preserve">os endereços para a primeira imagem_origem de cada indivíduo e das demais imagens para imagem_comparada. </w:t>
                            </w:r>
                          </w:p>
                          <w:p w14:paraId="5843A62C" w14:textId="77777777" w:rsidR="00CC5A39" w:rsidRDefault="00CC5A39" w:rsidP="00BB247C">
                            <w:pPr>
                              <w:pStyle w:val="Contedodoquadro"/>
                              <w:ind w:left="1134"/>
                              <w:jc w:val="left"/>
                            </w:pPr>
                          </w:p>
                          <w:p w14:paraId="7D29C16A" w14:textId="77777777" w:rsidR="00CC5A39" w:rsidRDefault="00CC5A39" w:rsidP="00BB247C">
                            <w:pPr>
                              <w:pStyle w:val="Contedodoquadro"/>
                              <w:ind w:left="1134"/>
                              <w:jc w:val="left"/>
                            </w:pPr>
                            <w:r>
                              <w:t>Finalizar cálculo de tempo de cada reconhecimento</w:t>
                            </w:r>
                          </w:p>
                          <w:p w14:paraId="2366E20A" w14:textId="4D71F1F1" w:rsidR="00CC5A39" w:rsidRDefault="00CC5A39" w:rsidP="00BB247C">
                            <w:pPr>
                              <w:pStyle w:val="Contedodoquadro"/>
                              <w:jc w:val="left"/>
                            </w:pPr>
                          </w:p>
                          <w:p w14:paraId="0B4B0445" w14:textId="70516557" w:rsidR="00CC5A39" w:rsidRDefault="00CC5A39" w:rsidP="00BB247C">
                            <w:pPr>
                              <w:pStyle w:val="Contedodoquadro"/>
                              <w:ind w:left="1134"/>
                              <w:jc w:val="left"/>
                            </w:pPr>
                            <w:r>
                              <w:t>Chamar a função de cálculo de resultados e a função de exportação de resultados.</w:t>
                            </w:r>
                          </w:p>
                          <w:p w14:paraId="6C5B256A" w14:textId="77777777" w:rsidR="00CC5A39" w:rsidRDefault="00CC5A39">
                            <w:pPr>
                              <w:pStyle w:val="Contedodoquadro"/>
                              <w:rPr>
                                <w:b/>
                              </w:rPr>
                            </w:pPr>
                          </w:p>
                          <w:p w14:paraId="57EF71A7" w14:textId="2C023940" w:rsidR="00CC5A39" w:rsidRDefault="00CC5A39">
                            <w:pPr>
                              <w:pStyle w:val="Contedodoquadro"/>
                            </w:pPr>
                            <w:r>
                              <w:rPr>
                                <w:b/>
                              </w:rPr>
                              <w:t>Saída:</w:t>
                            </w:r>
                            <w:r>
                              <w:t xml:space="preserve"> Documento CSV com os resultados finais.</w:t>
                            </w:r>
                          </w:p>
                          <w:p w14:paraId="17E8026A" w14:textId="77777777" w:rsidR="00CC5A39" w:rsidRDefault="00CC5A39">
                            <w:pPr>
                              <w:pStyle w:val="Contedodoquadro"/>
                            </w:pPr>
                            <w:r>
                              <w:tab/>
                            </w:r>
                            <w:r>
                              <w:tab/>
                            </w:r>
                            <w:r>
                              <w:tab/>
                            </w:r>
                          </w:p>
                        </w:txbxContent>
                      </wps:txbx>
                      <wps:bodyPr>
                        <a:noAutofit/>
                      </wps:bodyPr>
                    </wps:wsp>
                  </a:graphicData>
                </a:graphic>
              </wp:inline>
            </w:drawing>
          </mc:Choice>
          <mc:Fallback>
            <w:pict>
              <v:rect w14:anchorId="79B88288" id="Rectangle 24" o:spid="_x0000_s1043" style="width:463.25pt;height:3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" strokeweight=".26mm">
                <v:textbox>
                  <w:txbxContent>
                    <w:p w14:paraId="655DEDE8" w14:textId="77777777" w:rsidR="00CC5A39" w:rsidRDefault="00CC5A39">
                      <w:pPr>
                        <w:pStyle w:val="Contedodoquadro"/>
                      </w:pPr>
                      <w:r>
                        <w:rPr>
                          <w:b/>
                        </w:rPr>
                        <w:t>Entrada:</w:t>
                      </w:r>
                      <w:r>
                        <w:t xml:space="preserve"> Dicionário D de endereço de todas as imagens da base de dados</w:t>
                      </w:r>
                    </w:p>
                    <w:p w14:paraId="5F7CD14E" w14:textId="77777777" w:rsidR="00CC5A39" w:rsidRDefault="00CC5A39">
                      <w:pPr>
                        <w:pStyle w:val="Contedodoquadro"/>
                      </w:pPr>
                    </w:p>
                    <w:p w14:paraId="527694C5" w14:textId="77777777" w:rsidR="00CC5A39" w:rsidRDefault="00CC5A39">
                      <w:pPr>
                        <w:pStyle w:val="Contedodoquadro"/>
                      </w:pPr>
                      <w:r>
                        <w:rPr>
                          <w:b/>
                        </w:rPr>
                        <w:t>Para toda chave_origem, lista_imagem_origem em D faça:</w:t>
                      </w:r>
                    </w:p>
                    <w:p w14:paraId="2A3637F0" w14:textId="77777777" w:rsidR="00CC5A39" w:rsidRDefault="00CC5A39">
                      <w:pPr>
                        <w:pStyle w:val="Contedodoquadro"/>
                      </w:pPr>
                      <w:r>
                        <w:t xml:space="preserve">       </w:t>
                      </w:r>
                      <w:r>
                        <w:rPr>
                          <w:b/>
                        </w:rPr>
                        <w:t>Para toda chave_comparada, lista_imagem_comparada em D faça:</w:t>
                      </w:r>
                    </w:p>
                    <w:p w14:paraId="7D0CBB04" w14:textId="57BACF9E" w:rsidR="00CC5A39" w:rsidRDefault="00CC5A39">
                      <w:pPr>
                        <w:pStyle w:val="Contedodoquadro"/>
                      </w:pPr>
                      <w:r>
                        <w:rPr>
                          <w:b/>
                        </w:rPr>
                        <w:t xml:space="preserve">              Para cada imagem_comparada em P</w:t>
                      </w:r>
                      <w:r>
                        <w:rPr>
                          <w:b/>
                          <w:vertAlign w:val="subscript"/>
                        </w:rPr>
                        <w:t>i</w:t>
                      </w:r>
                      <w:r>
                        <w:rPr>
                          <w:b/>
                        </w:rPr>
                        <w:t>, i={0, tamanho(lista_imagem_comparada)} faça:</w:t>
                      </w:r>
                    </w:p>
                    <w:p w14:paraId="7DD8B7A7" w14:textId="67B2C4DD" w:rsidR="00CC5A39" w:rsidRDefault="00CC5A39" w:rsidP="00BB247C">
                      <w:pPr>
                        <w:pStyle w:val="Contedodoquadro"/>
                        <w:ind w:left="1134"/>
                        <w:jc w:val="left"/>
                      </w:pPr>
                      <w:r>
                        <w:t>Iniciar cálculo de tempo de cada reconhecimento</w:t>
                      </w:r>
                    </w:p>
                    <w:p w14:paraId="73D1E92F" w14:textId="77777777" w:rsidR="00CC5A39" w:rsidRDefault="00CC5A39" w:rsidP="00BB247C">
                      <w:pPr>
                        <w:pStyle w:val="Contedodoquadro"/>
                        <w:ind w:left="1134"/>
                        <w:jc w:val="left"/>
                      </w:pPr>
                    </w:p>
                    <w:p w14:paraId="7F5A80F8" w14:textId="45EE0BB3" w:rsidR="00CC5A39" w:rsidRDefault="00CC5A39" w:rsidP="00BB247C">
                      <w:pPr>
                        <w:pStyle w:val="Contedodoquadro"/>
                        <w:ind w:left="1134"/>
                        <w:jc w:val="left"/>
                      </w:pPr>
                      <w:r>
                        <w:t>Chamar funções apresentadas na figura XX para fazer a detecção de rostos, utilizando</w:t>
                      </w:r>
                      <w:r>
                        <w:br/>
                        <w:t xml:space="preserve">os endereços para a primeira imagem_origem de cada indivíduo e das demais imagens para imagem_comparada. </w:t>
                      </w:r>
                    </w:p>
                    <w:p w14:paraId="5843A62C" w14:textId="77777777" w:rsidR="00CC5A39" w:rsidRDefault="00CC5A39" w:rsidP="00BB247C">
                      <w:pPr>
                        <w:pStyle w:val="Contedodoquadro"/>
                        <w:ind w:left="1134"/>
                        <w:jc w:val="left"/>
                      </w:pPr>
                    </w:p>
                    <w:p w14:paraId="7D29C16A" w14:textId="77777777" w:rsidR="00CC5A39" w:rsidRDefault="00CC5A39" w:rsidP="00BB247C">
                      <w:pPr>
                        <w:pStyle w:val="Contedodoquadro"/>
                        <w:ind w:left="1134"/>
                        <w:jc w:val="left"/>
                      </w:pPr>
                      <w:r>
                        <w:t>Finalizar cálculo de tempo de cada reconhecimento</w:t>
                      </w:r>
                    </w:p>
                    <w:p w14:paraId="2366E20A" w14:textId="4D71F1F1" w:rsidR="00CC5A39" w:rsidRDefault="00CC5A39" w:rsidP="00BB247C">
                      <w:pPr>
                        <w:pStyle w:val="Contedodoquadro"/>
                        <w:jc w:val="left"/>
                      </w:pPr>
                    </w:p>
                    <w:p w14:paraId="0B4B0445" w14:textId="70516557" w:rsidR="00CC5A39" w:rsidRDefault="00CC5A39" w:rsidP="00BB247C">
                      <w:pPr>
                        <w:pStyle w:val="Contedodoquadro"/>
                        <w:ind w:left="1134"/>
                        <w:jc w:val="left"/>
                      </w:pPr>
                      <w:r>
                        <w:t>Chamar a função de cálculo de resultados e a função de exportação de resultados.</w:t>
                      </w:r>
                    </w:p>
                    <w:p w14:paraId="6C5B256A" w14:textId="77777777" w:rsidR="00CC5A39" w:rsidRDefault="00CC5A39">
                      <w:pPr>
                        <w:pStyle w:val="Contedodoquadro"/>
                        <w:rPr>
                          <w:b/>
                        </w:rPr>
                      </w:pPr>
                    </w:p>
                    <w:p w14:paraId="57EF71A7" w14:textId="2C023940" w:rsidR="00CC5A39" w:rsidRDefault="00CC5A39">
                      <w:pPr>
                        <w:pStyle w:val="Contedodoquadro"/>
                      </w:pPr>
                      <w:r>
                        <w:rPr>
                          <w:b/>
                        </w:rPr>
                        <w:t>Saída:</w:t>
                      </w:r>
                      <w:r>
                        <w:t xml:space="preserve"> Documento CSV com os resultados finais.</w:t>
                      </w:r>
                    </w:p>
                    <w:p w14:paraId="17E8026A" w14:textId="77777777" w:rsidR="00CC5A39" w:rsidRDefault="00CC5A39">
                      <w:pPr>
                        <w:pStyle w:val="Contedodoquadro"/>
                      </w:pPr>
                      <w:r>
                        <w:tab/>
                      </w:r>
                      <w:r>
                        <w:tab/>
                      </w:r>
                      <w:r>
                        <w:tab/>
                      </w:r>
                    </w:p>
                  </w:txbxContent>
                </v:textbox>
                <w10:anchorlock/>
              </v:rect>
            </w:pict>
          </mc:Fallback>
        </mc:AlternateContent>
      </w:r>
    </w:p>
    <w:p w14:paraId="7886BF3D" w14:textId="77777777" w:rsidR="000F0E5B" w:rsidRDefault="00126F3B">
      <w:pPr>
        <w:jc w:val="center"/>
        <w:rPr>
          <w:sz w:val="24"/>
          <w:szCs w:val="24"/>
        </w:rPr>
      </w:pPr>
      <w:r>
        <w:rPr>
          <w:sz w:val="24"/>
          <w:szCs w:val="24"/>
        </w:rPr>
        <w:t>Figura XX – Pseudo-código do método de comparação de imagens</w:t>
      </w:r>
    </w:p>
    <w:p w14:paraId="6B66FA5A" w14:textId="77777777" w:rsidR="00BB247C" w:rsidRDefault="00BB247C">
      <w:pPr>
        <w:pStyle w:val="PargrafodaLista"/>
        <w:ind w:left="0" w:firstLine="720"/>
        <w:rPr>
          <w:sz w:val="24"/>
          <w:szCs w:val="24"/>
        </w:rPr>
      </w:pPr>
    </w:p>
    <w:p w14:paraId="64638078" w14:textId="3F7523D3" w:rsidR="000F0E5B" w:rsidRDefault="00126F3B">
      <w:pPr>
        <w:pStyle w:val="PargrafodaLista"/>
        <w:ind w:left="0" w:firstLine="720"/>
        <w:rPr>
          <w:sz w:val="24"/>
          <w:szCs w:val="24"/>
        </w:rPr>
      </w:pPr>
      <w:r>
        <w:rPr>
          <w:sz w:val="24"/>
          <w:szCs w:val="24"/>
        </w:rPr>
        <w:t>As listas</w:t>
      </w:r>
      <w:r w:rsidR="00BB247C">
        <w:rPr>
          <w:sz w:val="24"/>
          <w:szCs w:val="24"/>
        </w:rPr>
        <w:t xml:space="preserve"> </w:t>
      </w:r>
      <w:r>
        <w:rPr>
          <w:sz w:val="24"/>
          <w:szCs w:val="24"/>
        </w:rPr>
        <w:t>são percorridas, preenchendo os endereços de cada imagem no código da Figura XX. Em seguida, o método de verificação de resultado é chamado para averiguar se não há erros de detecção de faces em nenhuma das duas imagens. Após isso, o método de exportação de resultados é chamado.</w:t>
      </w:r>
    </w:p>
    <w:p w14:paraId="5844586E" w14:textId="77777777" w:rsidR="000F0E5B" w:rsidRDefault="000F0E5B">
      <w:pPr>
        <w:rPr>
          <w:rFonts w:eastAsia="OpenSymbol"/>
          <w:sz w:val="24"/>
          <w:szCs w:val="24"/>
        </w:rPr>
      </w:pPr>
    </w:p>
    <w:p w14:paraId="2F142D0C" w14:textId="77777777" w:rsidR="00BB247C" w:rsidRDefault="00126F3B">
      <w:pPr>
        <w:pStyle w:val="PargrafodaLista"/>
        <w:numPr>
          <w:ilvl w:val="0"/>
          <w:numId w:val="3"/>
        </w:numPr>
        <w:rPr>
          <w:rFonts w:eastAsia="OpenSymbol"/>
          <w:sz w:val="24"/>
          <w:szCs w:val="24"/>
        </w:rPr>
      </w:pPr>
      <w:r>
        <w:rPr>
          <w:rFonts w:eastAsia="OpenSymbol"/>
          <w:sz w:val="24"/>
          <w:szCs w:val="24"/>
        </w:rPr>
        <w:t>Método de verificação de rosto</w:t>
      </w:r>
    </w:p>
    <w:p w14:paraId="51014FD3" w14:textId="2599E4B6" w:rsidR="000F0E5B" w:rsidRPr="00BB247C" w:rsidRDefault="00BB247C" w:rsidP="00BB247C">
      <w:pPr>
        <w:ind w:firstLine="720"/>
        <w:rPr>
          <w:rFonts w:eastAsia="OpenSymbol"/>
          <w:sz w:val="24"/>
          <w:szCs w:val="24"/>
        </w:rPr>
      </w:pPr>
      <w:r>
        <w:rPr>
          <w:rFonts w:eastAsia="OpenSymbol"/>
          <w:sz w:val="24"/>
          <w:szCs w:val="24"/>
        </w:rPr>
        <w:t>V</w:t>
      </w:r>
      <w:r w:rsidR="00126F3B" w:rsidRPr="00BB247C">
        <w:rPr>
          <w:rFonts w:eastAsia="OpenSymbol"/>
          <w:sz w:val="24"/>
          <w:szCs w:val="24"/>
        </w:rPr>
        <w:t>erifica se há algum erro de reconhecimento de rosto e geração de um vetor de pontos. Caso haja, ele retorna um dos resultados de acordo com o teste de condicional aplicado.</w:t>
      </w:r>
    </w:p>
    <w:p w14:paraId="20BD2484" w14:textId="7E508EC5" w:rsidR="00BB247C" w:rsidRDefault="00BB247C" w:rsidP="00BB247C">
      <w:pPr>
        <w:ind w:firstLine="720"/>
        <w:rPr>
          <w:rFonts w:eastAsia="OpenSymbol"/>
          <w:sz w:val="24"/>
          <w:szCs w:val="24"/>
        </w:rPr>
      </w:pPr>
      <w:r>
        <w:rPr>
          <w:rFonts w:eastAsia="OpenSymbol"/>
          <w:sz w:val="24"/>
          <w:szCs w:val="24"/>
        </w:rPr>
        <w:t xml:space="preserve">Este método recebe os vetores de 128 pontos das duas imagens sendo comparadas com a intenção de descobrir se o vetor está vazio ou não. Se estiver, significa que não foi possível detectar um rosto em pelo menos uma das imagens e retornará uma mensagem indicando o erro. </w:t>
      </w:r>
    </w:p>
    <w:p w14:paraId="7D3E3540" w14:textId="77777777" w:rsidR="00BB247C" w:rsidRDefault="00BB247C" w:rsidP="00BB247C">
      <w:pPr>
        <w:ind w:firstLine="720"/>
        <w:rPr>
          <w:rFonts w:eastAsia="OpenSymbol"/>
          <w:sz w:val="24"/>
          <w:szCs w:val="24"/>
        </w:rPr>
      </w:pPr>
      <w:r>
        <w:rPr>
          <w:rFonts w:eastAsia="OpenSymbol"/>
          <w:sz w:val="24"/>
          <w:szCs w:val="24"/>
        </w:rPr>
        <w:t xml:space="preserve">Caso contrário, ele fará o cálculo da distância euclidiana utilizando-se da fórmula apresentada na Figura XX e retornará um resultado </w:t>
      </w:r>
      <w:r>
        <w:rPr>
          <w:rFonts w:eastAsia="OpenSymbol"/>
          <w:i/>
          <w:sz w:val="24"/>
          <w:szCs w:val="24"/>
        </w:rPr>
        <w:t>booleano</w:t>
      </w:r>
      <w:r>
        <w:rPr>
          <w:rFonts w:eastAsia="OpenSymbol"/>
          <w:sz w:val="24"/>
          <w:szCs w:val="24"/>
        </w:rPr>
        <w:t>.</w:t>
      </w:r>
    </w:p>
    <w:p w14:paraId="3A601FA7" w14:textId="77777777" w:rsidR="000F0E5B" w:rsidRDefault="000F0E5B">
      <w:pPr>
        <w:rPr>
          <w:rFonts w:eastAsia="OpenSymbol"/>
          <w:sz w:val="24"/>
          <w:szCs w:val="24"/>
        </w:rPr>
      </w:pPr>
    </w:p>
    <w:p w14:paraId="14AB26E2" w14:textId="24A9220F" w:rsidR="000F0E5B" w:rsidRDefault="00126F3B">
      <w:pPr>
        <w:rPr>
          <w:rFonts w:eastAsia="OpenSymbol"/>
          <w:sz w:val="24"/>
          <w:szCs w:val="24"/>
        </w:rPr>
      </w:pPr>
      <w:r>
        <w:rPr>
          <w:noProof/>
          <w:lang w:eastAsia="pt-BR"/>
        </w:rPr>
        <w:lastRenderedPageBreak/>
        <mc:AlternateContent>
          <mc:Choice Requires="wps">
            <w:drawing>
              <wp:inline distT="0" distB="0" distL="0" distR="0" wp14:anchorId="68C313B8" wp14:editId="098639CA">
                <wp:extent cx="5692680" cy="3493698"/>
                <wp:effectExtent l="0" t="0" r="22860" b="12065"/>
                <wp:docPr id="29" name="Rectangle 29"/>
                <wp:cNvGraphicFramePr/>
                <a:graphic xmlns:a="http://schemas.openxmlformats.org/drawingml/2006/main">
                  <a:graphicData uri="http://schemas.microsoft.com/office/word/2010/wordprocessingShape">
                    <wps:wsp>
                      <wps:cNvSpPr/>
                      <wps:spPr>
                        <a:xfrm>
                          <a:off x="0" y="0"/>
                          <a:ext cx="5692680" cy="3493698"/>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2026970" w14:textId="77777777" w:rsidR="00CC5A39" w:rsidRDefault="00CC5A39">
                            <w:pPr>
                              <w:pStyle w:val="Contedodoquadro"/>
                            </w:pPr>
                            <w:r>
                              <w:rPr>
                                <w:b/>
                              </w:rPr>
                              <w:t xml:space="preserve">Entrada: </w:t>
                            </w:r>
                            <w:r>
                              <w:t>Vetor V1 gerado pelo algoritmo ao detectar um rosto na imagem de origem e o vetor V2 também gerado pelo algoritmo ao detectar um rosto na imagem comparada.</w:t>
                            </w:r>
                          </w:p>
                          <w:p w14:paraId="7193D7B5" w14:textId="77777777" w:rsidR="00CC5A39" w:rsidRDefault="00CC5A39">
                            <w:pPr>
                              <w:pStyle w:val="Contedodoquadro"/>
                            </w:pPr>
                          </w:p>
                          <w:p w14:paraId="4FC73BC8" w14:textId="77777777" w:rsidR="00CC5A39" w:rsidRDefault="00CC5A39">
                            <w:pPr>
                              <w:pStyle w:val="Contedodoquadro"/>
                            </w:pPr>
                            <w:r>
                              <w:rPr>
                                <w:b/>
                              </w:rPr>
                              <w:t>Se</w:t>
                            </w:r>
                            <w:r>
                              <w:t xml:space="preserve"> </w:t>
                            </w:r>
                            <w:r>
                              <w:rPr>
                                <w:b/>
                              </w:rPr>
                              <w:t>tamanho(V1) == 0 e tamanho(V2)==0 então:</w:t>
                            </w:r>
                          </w:p>
                          <w:p w14:paraId="294D3968" w14:textId="77777777" w:rsidR="00CC5A39" w:rsidRDefault="00CC5A39">
                            <w:pPr>
                              <w:pStyle w:val="Contedodoquadro"/>
                            </w:pPr>
                            <w:r>
                              <w:t xml:space="preserve">      A variável resultado receberá o valor “Problema nas duas imagens”</w:t>
                            </w:r>
                          </w:p>
                          <w:p w14:paraId="12A004C7" w14:textId="77777777" w:rsidR="00CC5A39" w:rsidRDefault="00CC5A39">
                            <w:pPr>
                              <w:pStyle w:val="Contedodoquadro"/>
                            </w:pPr>
                            <w:r>
                              <w:rPr>
                                <w:b/>
                              </w:rPr>
                              <w:t>Senão se</w:t>
                            </w:r>
                            <w:r>
                              <w:t xml:space="preserve"> </w:t>
                            </w:r>
                            <w:r>
                              <w:rPr>
                                <w:b/>
                              </w:rPr>
                              <w:t>tamanho(V1) == 0 então:</w:t>
                            </w:r>
                          </w:p>
                          <w:p w14:paraId="1FE41066" w14:textId="77777777" w:rsidR="00CC5A39" w:rsidRDefault="00CC5A39">
                            <w:pPr>
                              <w:pStyle w:val="Contedodoquadro"/>
                            </w:pPr>
                            <w:r>
                              <w:t xml:space="preserve">      A variável resultado receberá o valor “Problema na imagem de origem”</w:t>
                            </w:r>
                          </w:p>
                          <w:p w14:paraId="0B55E52F" w14:textId="77777777" w:rsidR="00CC5A39" w:rsidRDefault="00CC5A39">
                            <w:pPr>
                              <w:pStyle w:val="Contedodoquadro"/>
                            </w:pPr>
                            <w:r>
                              <w:rPr>
                                <w:b/>
                              </w:rPr>
                              <w:t>Senão se</w:t>
                            </w:r>
                            <w:r>
                              <w:t xml:space="preserve"> </w:t>
                            </w:r>
                            <w:r>
                              <w:rPr>
                                <w:b/>
                              </w:rPr>
                              <w:t>tamanho(V2) == 0</w:t>
                            </w:r>
                            <w:r>
                              <w:t xml:space="preserve"> </w:t>
                            </w:r>
                            <w:r>
                              <w:rPr>
                                <w:b/>
                              </w:rPr>
                              <w:t>então:</w:t>
                            </w:r>
                          </w:p>
                          <w:p w14:paraId="79460487" w14:textId="77777777" w:rsidR="00CC5A39" w:rsidRDefault="00CC5A39">
                            <w:pPr>
                              <w:pStyle w:val="Contedodoquadro"/>
                            </w:pPr>
                            <w:r>
                              <w:t xml:space="preserve">      A variável resultado receberá o valor “Problema na imagem comparada”</w:t>
                            </w:r>
                          </w:p>
                          <w:p w14:paraId="0E28A1B0" w14:textId="77777777" w:rsidR="00CC5A39" w:rsidRDefault="00CC5A39">
                            <w:pPr>
                              <w:pStyle w:val="Contedodoquadro"/>
                            </w:pPr>
                            <w:r>
                              <w:rPr>
                                <w:b/>
                              </w:rPr>
                              <w:t>Senão:</w:t>
                            </w:r>
                          </w:p>
                          <w:p w14:paraId="47CF8D1E" w14:textId="1BE7E99E" w:rsidR="00CC5A39" w:rsidRDefault="00CC5A39">
                            <w:pPr>
                              <w:pStyle w:val="Contedodoquadro"/>
                            </w:pPr>
                            <w:r>
                              <w:t xml:space="preserve">      A variável resultado receberá o valor de comparação entre os dois vetores, podendo assumir os valores [True] ou [False]</w:t>
                            </w:r>
                          </w:p>
                          <w:p w14:paraId="2AFA2186" w14:textId="77777777" w:rsidR="00CC5A39" w:rsidRDefault="00CC5A39">
                            <w:pPr>
                              <w:pStyle w:val="Contedodoquadro"/>
                            </w:pPr>
                          </w:p>
                          <w:p w14:paraId="006589E0" w14:textId="77777777" w:rsidR="00CC5A39" w:rsidRDefault="00CC5A39">
                            <w:pPr>
                              <w:pStyle w:val="Contedodoquadro"/>
                            </w:pPr>
                            <w:r>
                              <w:rPr>
                                <w:b/>
                              </w:rPr>
                              <w:t>Saída:</w:t>
                            </w:r>
                            <w:r>
                              <w:t xml:space="preserve"> O resultado do reconhecimento facial</w:t>
                            </w:r>
                          </w:p>
                          <w:p w14:paraId="5266FEE9" w14:textId="77777777" w:rsidR="00CC5A39" w:rsidRDefault="00CC5A39">
                            <w:pPr>
                              <w:pStyle w:val="Contedodoquadro"/>
                            </w:pPr>
                            <w:r>
                              <w:tab/>
                            </w:r>
                            <w:r>
                              <w:tab/>
                            </w:r>
                            <w:r>
                              <w:tab/>
                            </w:r>
                          </w:p>
                        </w:txbxContent>
                      </wps:txbx>
                      <wps:bodyPr>
                        <a:noAutofit/>
                      </wps:bodyPr>
                    </wps:wsp>
                  </a:graphicData>
                </a:graphic>
              </wp:inline>
            </w:drawing>
          </mc:Choice>
          <mc:Fallback>
            <w:pict>
              <v:rect w14:anchorId="68C313B8" id="Rectangle 29" o:spid="_x0000_s1044" style="width:448.25pt;height:2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" strokeweight=".26mm">
                <v:textbox>
                  <w:txbxContent>
                    <w:p w14:paraId="42026970" w14:textId="77777777" w:rsidR="00CC5A39" w:rsidRDefault="00CC5A39">
                      <w:pPr>
                        <w:pStyle w:val="Contedodoquadro"/>
                      </w:pPr>
                      <w:r>
                        <w:rPr>
                          <w:b/>
                        </w:rPr>
                        <w:t xml:space="preserve">Entrada: </w:t>
                      </w:r>
                      <w:r>
                        <w:t>Vetor V1 gerado pelo algoritmo ao detectar um rosto na imagem de origem e o vetor V2 também gerado pelo algoritmo ao detectar um rosto na imagem comparada.</w:t>
                      </w:r>
                    </w:p>
                    <w:p w14:paraId="7193D7B5" w14:textId="77777777" w:rsidR="00CC5A39" w:rsidRDefault="00CC5A39">
                      <w:pPr>
                        <w:pStyle w:val="Contedodoquadro"/>
                      </w:pPr>
                    </w:p>
                    <w:p w14:paraId="4FC73BC8" w14:textId="77777777" w:rsidR="00CC5A39" w:rsidRDefault="00CC5A39">
                      <w:pPr>
                        <w:pStyle w:val="Contedodoquadro"/>
                      </w:pPr>
                      <w:r>
                        <w:rPr>
                          <w:b/>
                        </w:rPr>
                        <w:t>Se</w:t>
                      </w:r>
                      <w:r>
                        <w:t xml:space="preserve"> </w:t>
                      </w:r>
                      <w:r>
                        <w:rPr>
                          <w:b/>
                        </w:rPr>
                        <w:t>tamanho(V1) == 0 e tamanho(V2)==0 então:</w:t>
                      </w:r>
                    </w:p>
                    <w:p w14:paraId="294D3968" w14:textId="77777777" w:rsidR="00CC5A39" w:rsidRDefault="00CC5A39">
                      <w:pPr>
                        <w:pStyle w:val="Contedodoquadro"/>
                      </w:pPr>
                      <w:r>
                        <w:t xml:space="preserve">      A variável resultado receberá o valor “Problema nas duas imagens”</w:t>
                      </w:r>
                    </w:p>
                    <w:p w14:paraId="12A004C7" w14:textId="77777777" w:rsidR="00CC5A39" w:rsidRDefault="00CC5A39">
                      <w:pPr>
                        <w:pStyle w:val="Contedodoquadro"/>
                      </w:pPr>
                      <w:r>
                        <w:rPr>
                          <w:b/>
                        </w:rPr>
                        <w:t>Senão se</w:t>
                      </w:r>
                      <w:r>
                        <w:t xml:space="preserve"> </w:t>
                      </w:r>
                      <w:r>
                        <w:rPr>
                          <w:b/>
                        </w:rPr>
                        <w:t>tamanho(V1) == 0 então:</w:t>
                      </w:r>
                    </w:p>
                    <w:p w14:paraId="1FE41066" w14:textId="77777777" w:rsidR="00CC5A39" w:rsidRDefault="00CC5A39">
                      <w:pPr>
                        <w:pStyle w:val="Contedodoquadro"/>
                      </w:pPr>
                      <w:r>
                        <w:t xml:space="preserve">      A variável resultado receberá o valor “Problema na imagem de origem”</w:t>
                      </w:r>
                    </w:p>
                    <w:p w14:paraId="0B55E52F" w14:textId="77777777" w:rsidR="00CC5A39" w:rsidRDefault="00CC5A39">
                      <w:pPr>
                        <w:pStyle w:val="Contedodoquadro"/>
                      </w:pPr>
                      <w:r>
                        <w:rPr>
                          <w:b/>
                        </w:rPr>
                        <w:t>Senão se</w:t>
                      </w:r>
                      <w:r>
                        <w:t xml:space="preserve"> </w:t>
                      </w:r>
                      <w:r>
                        <w:rPr>
                          <w:b/>
                        </w:rPr>
                        <w:t>tamanho(V2) == 0</w:t>
                      </w:r>
                      <w:r>
                        <w:t xml:space="preserve"> </w:t>
                      </w:r>
                      <w:r>
                        <w:rPr>
                          <w:b/>
                        </w:rPr>
                        <w:t>então:</w:t>
                      </w:r>
                    </w:p>
                    <w:p w14:paraId="79460487" w14:textId="77777777" w:rsidR="00CC5A39" w:rsidRDefault="00CC5A39">
                      <w:pPr>
                        <w:pStyle w:val="Contedodoquadro"/>
                      </w:pPr>
                      <w:r>
                        <w:t xml:space="preserve">      A variável resultado receberá o valor “Problema na imagem comparada”</w:t>
                      </w:r>
                    </w:p>
                    <w:p w14:paraId="0E28A1B0" w14:textId="77777777" w:rsidR="00CC5A39" w:rsidRDefault="00CC5A39">
                      <w:pPr>
                        <w:pStyle w:val="Contedodoquadro"/>
                      </w:pPr>
                      <w:r>
                        <w:rPr>
                          <w:b/>
                        </w:rPr>
                        <w:t>Senão:</w:t>
                      </w:r>
                    </w:p>
                    <w:p w14:paraId="47CF8D1E" w14:textId="1BE7E99E" w:rsidR="00CC5A39" w:rsidRDefault="00CC5A39">
                      <w:pPr>
                        <w:pStyle w:val="Contedodoquadro"/>
                      </w:pPr>
                      <w:r>
                        <w:t xml:space="preserve">      A variável resultado receberá o valor de comparação entre os dois vetores, podendo assumir os valores [True] ou [False]</w:t>
                      </w:r>
                    </w:p>
                    <w:p w14:paraId="2AFA2186" w14:textId="77777777" w:rsidR="00CC5A39" w:rsidRDefault="00CC5A39">
                      <w:pPr>
                        <w:pStyle w:val="Contedodoquadro"/>
                      </w:pPr>
                    </w:p>
                    <w:p w14:paraId="006589E0" w14:textId="77777777" w:rsidR="00CC5A39" w:rsidRDefault="00CC5A39">
                      <w:pPr>
                        <w:pStyle w:val="Contedodoquadro"/>
                      </w:pPr>
                      <w:r>
                        <w:rPr>
                          <w:b/>
                        </w:rPr>
                        <w:t>Saída:</w:t>
                      </w:r>
                      <w:r>
                        <w:t xml:space="preserve"> O resultado do reconhecimento facial</w:t>
                      </w:r>
                    </w:p>
                    <w:p w14:paraId="5266FEE9" w14:textId="77777777" w:rsidR="00CC5A39" w:rsidRDefault="00CC5A39">
                      <w:pPr>
                        <w:pStyle w:val="Contedodoquadro"/>
                      </w:pPr>
                      <w:r>
                        <w:tab/>
                      </w:r>
                      <w:r>
                        <w:tab/>
                      </w:r>
                      <w:r>
                        <w:tab/>
                      </w:r>
                    </w:p>
                  </w:txbxContent>
                </v:textbox>
                <w10:anchorlock/>
              </v:rect>
            </w:pict>
          </mc:Fallback>
        </mc:AlternateContent>
      </w:r>
    </w:p>
    <w:p w14:paraId="04FF5E15" w14:textId="77777777" w:rsidR="000F0E5B" w:rsidRDefault="00126F3B">
      <w:pPr>
        <w:jc w:val="center"/>
        <w:rPr>
          <w:rFonts w:eastAsia="OpenSymbol"/>
          <w:sz w:val="24"/>
          <w:szCs w:val="24"/>
        </w:rPr>
      </w:pPr>
      <w:r>
        <w:rPr>
          <w:rFonts w:eastAsia="OpenSymbol"/>
          <w:sz w:val="24"/>
          <w:szCs w:val="24"/>
        </w:rPr>
        <w:t>Figura XX – Pseudo-código do método de verificação de resultados</w:t>
      </w:r>
    </w:p>
    <w:p w14:paraId="53C90506" w14:textId="77777777" w:rsidR="000F0E5B" w:rsidRDefault="000F0E5B">
      <w:pPr>
        <w:rPr>
          <w:rFonts w:eastAsia="OpenSymbol"/>
          <w:sz w:val="24"/>
          <w:szCs w:val="24"/>
        </w:rPr>
      </w:pPr>
    </w:p>
    <w:p w14:paraId="4FE0BE1E" w14:textId="77777777" w:rsidR="00BB247C" w:rsidRDefault="00126F3B">
      <w:pPr>
        <w:pStyle w:val="PargrafodaLista"/>
        <w:numPr>
          <w:ilvl w:val="0"/>
          <w:numId w:val="3"/>
        </w:numPr>
        <w:rPr>
          <w:rFonts w:eastAsia="OpenSymbol"/>
          <w:sz w:val="24"/>
          <w:szCs w:val="24"/>
        </w:rPr>
      </w:pPr>
      <w:r>
        <w:rPr>
          <w:rFonts w:eastAsia="OpenSymbol"/>
          <w:sz w:val="24"/>
          <w:szCs w:val="24"/>
        </w:rPr>
        <w:t>Método de exportação de resultados</w:t>
      </w:r>
    </w:p>
    <w:p w14:paraId="09199D3E" w14:textId="77777777" w:rsidR="004F23D7" w:rsidRDefault="004F23D7" w:rsidP="00BB247C">
      <w:pPr>
        <w:ind w:firstLine="720"/>
        <w:rPr>
          <w:rFonts w:eastAsia="OpenSymbol"/>
          <w:sz w:val="24"/>
          <w:szCs w:val="24"/>
        </w:rPr>
      </w:pPr>
    </w:p>
    <w:p w14:paraId="6A92E6E4" w14:textId="162E4BAB" w:rsidR="000F0E5B" w:rsidRPr="00BB247C" w:rsidRDefault="00BB247C" w:rsidP="00BB247C">
      <w:pPr>
        <w:ind w:firstLine="720"/>
        <w:rPr>
          <w:rFonts w:eastAsia="OpenSymbol"/>
          <w:sz w:val="24"/>
          <w:szCs w:val="24"/>
        </w:rPr>
      </w:pPr>
      <w:r>
        <w:rPr>
          <w:rFonts w:eastAsia="OpenSymbol"/>
          <w:sz w:val="24"/>
          <w:szCs w:val="24"/>
        </w:rPr>
        <w:t>E</w:t>
      </w:r>
      <w:r w:rsidR="00126F3B" w:rsidRPr="00BB247C">
        <w:rPr>
          <w:rFonts w:eastAsia="OpenSymbol"/>
          <w:sz w:val="24"/>
          <w:szCs w:val="24"/>
        </w:rPr>
        <w:t>xporta o resultado em um arquivo .csv.</w:t>
      </w:r>
    </w:p>
    <w:p w14:paraId="20B09A9D" w14:textId="77777777" w:rsidR="000F0E5B" w:rsidRDefault="00126F3B">
      <w:pPr>
        <w:rPr>
          <w:sz w:val="24"/>
          <w:szCs w:val="24"/>
        </w:rPr>
      </w:pPr>
      <w:r>
        <w:rPr>
          <w:noProof/>
          <w:lang w:eastAsia="pt-BR"/>
        </w:rPr>
        <mc:AlternateContent>
          <mc:Choice Requires="wps">
            <w:drawing>
              <wp:inline distT="0" distB="0" distL="0" distR="0" wp14:anchorId="5F3B0863" wp14:editId="76BD9BB2">
                <wp:extent cx="5566410" cy="2218690"/>
                <wp:effectExtent l="0" t="0" r="0" b="0"/>
                <wp:docPr id="34" name="Rectangle 34"/>
                <wp:cNvGraphicFramePr/>
                <a:graphic xmlns:a="http://schemas.openxmlformats.org/drawingml/2006/main">
                  <a:graphicData uri="http://schemas.microsoft.com/office/word/2010/wordprocessingShape">
                    <wps:wsp>
                      <wps:cNvSpPr/>
                      <wps:spPr>
                        <a:xfrm>
                          <a:off x="0" y="0"/>
                          <a:ext cx="5565600" cy="22179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27EE563" w14:textId="6B7E242A" w:rsidR="00CC5A39" w:rsidRDefault="00CC5A39">
                            <w:pPr>
                              <w:pStyle w:val="Contedodoquadro"/>
                            </w:pPr>
                            <w:r>
                              <w:rPr>
                                <w:b/>
                              </w:rPr>
                              <w:t xml:space="preserve">Entrada: </w:t>
                            </w:r>
                            <w:r>
                              <w:t>Individuo Ind_Ori da imagem de origem, a imagem de origem Img_Ori, o indivíduo Ind_Com da imagem de comparação, sua imagem que está sendo comparada Img_Com, o Resultado final da comparação e o tempo de reconhecimento.</w:t>
                            </w:r>
                          </w:p>
                          <w:p w14:paraId="6932E66C" w14:textId="77777777" w:rsidR="00CC5A39" w:rsidRDefault="00CC5A39">
                            <w:pPr>
                              <w:pStyle w:val="Contedodoquadro"/>
                            </w:pPr>
                          </w:p>
                          <w:p w14:paraId="60BEA6CF" w14:textId="77777777" w:rsidR="00CC5A39" w:rsidRDefault="00CC5A39">
                            <w:pPr>
                              <w:pStyle w:val="Contedodoquadro"/>
                            </w:pPr>
                            <w:r>
                              <w:rPr>
                                <w:b/>
                              </w:rPr>
                              <w:t>Abrir</w:t>
                            </w:r>
                            <w:r>
                              <w:t xml:space="preserve"> arquivo “resultado-face_recognition.csv”</w:t>
                            </w:r>
                          </w:p>
                          <w:p w14:paraId="0D122A6B" w14:textId="1A1534D0" w:rsidR="00CC5A39" w:rsidRDefault="00CC5A39">
                            <w:pPr>
                              <w:pStyle w:val="Contedodoquadro"/>
                            </w:pPr>
                            <w:r>
                              <w:rPr>
                                <w:b/>
                              </w:rPr>
                              <w:t>Acrescentar</w:t>
                            </w:r>
                            <w:r>
                              <w:t xml:space="preserve"> à última linha cada variável na seguinte ordem: Ind_Ori, Img_Ori, Ind_Com, Img_Com, Resultado, tempo_reconhecimento. Quebrar a linha no final.</w:t>
                            </w:r>
                          </w:p>
                          <w:p w14:paraId="0CF20ED6" w14:textId="77777777" w:rsidR="00CC5A39" w:rsidRDefault="00CC5A39">
                            <w:pPr>
                              <w:pStyle w:val="Contedodoquadro"/>
                            </w:pPr>
                            <w:r>
                              <w:rPr>
                                <w:b/>
                              </w:rPr>
                              <w:t>Fechar</w:t>
                            </w:r>
                            <w:r>
                              <w:t xml:space="preserve"> arquivo.</w:t>
                            </w:r>
                          </w:p>
                          <w:p w14:paraId="3D2FD18D" w14:textId="77777777" w:rsidR="00CC5A39" w:rsidRDefault="00CC5A39">
                            <w:pPr>
                              <w:pStyle w:val="Contedodoquadro"/>
                            </w:pPr>
                            <w:r>
                              <w:rPr>
                                <w:b/>
                              </w:rPr>
                              <w:t xml:space="preserve">Saída: </w:t>
                            </w:r>
                            <w:r>
                              <w:t>Arquivo CSV acrescido do resultado da última comparação feita.</w:t>
                            </w:r>
                          </w:p>
                        </w:txbxContent>
                      </wps:txbx>
                      <wps:bodyPr>
                        <a:noAutofit/>
                      </wps:bodyPr>
                    </wps:wsp>
                  </a:graphicData>
                </a:graphic>
              </wp:inline>
            </w:drawing>
          </mc:Choice>
          <mc:Fallback>
            <w:pict>
              <v:rect w14:anchorId="5F3B0863" id="Rectangle 34" o:spid="_x0000_s1045" style="width:438.3pt;height:1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" strokeweight=".26mm">
                <v:textbox>
                  <w:txbxContent>
                    <w:p w14:paraId="527EE563" w14:textId="6B7E242A" w:rsidR="00CC5A39" w:rsidRDefault="00CC5A39">
                      <w:pPr>
                        <w:pStyle w:val="Contedodoquadro"/>
                      </w:pPr>
                      <w:r>
                        <w:rPr>
                          <w:b/>
                        </w:rPr>
                        <w:t xml:space="preserve">Entrada: </w:t>
                      </w:r>
                      <w:r>
                        <w:t>Individuo Ind_Ori da imagem de origem, a imagem de origem Img_Ori, o indivíduo Ind_Com da imagem de comparação, sua imagem que está sendo comparada Img_Com, o Resultado final da comparação e o tempo de reconhecimento.</w:t>
                      </w:r>
                    </w:p>
                    <w:p w14:paraId="6932E66C" w14:textId="77777777" w:rsidR="00CC5A39" w:rsidRDefault="00CC5A39">
                      <w:pPr>
                        <w:pStyle w:val="Contedodoquadro"/>
                      </w:pPr>
                    </w:p>
                    <w:p w14:paraId="60BEA6CF" w14:textId="77777777" w:rsidR="00CC5A39" w:rsidRDefault="00CC5A39">
                      <w:pPr>
                        <w:pStyle w:val="Contedodoquadro"/>
                      </w:pPr>
                      <w:r>
                        <w:rPr>
                          <w:b/>
                        </w:rPr>
                        <w:t>Abrir</w:t>
                      </w:r>
                      <w:r>
                        <w:t xml:space="preserve"> arquivo “resultado-face_recognition.csv”</w:t>
                      </w:r>
                    </w:p>
                    <w:p w14:paraId="0D122A6B" w14:textId="1A1534D0" w:rsidR="00CC5A39" w:rsidRDefault="00CC5A39">
                      <w:pPr>
                        <w:pStyle w:val="Contedodoquadro"/>
                      </w:pPr>
                      <w:r>
                        <w:rPr>
                          <w:b/>
                        </w:rPr>
                        <w:t>Acrescentar</w:t>
                      </w:r>
                      <w:r>
                        <w:t xml:space="preserve"> à última linha cada variável na seguinte ordem: Ind_Ori, Img_Ori, Ind_Com, Img_Com, Resultado, tempo_reconhecimento. Quebrar a linha no final.</w:t>
                      </w:r>
                    </w:p>
                    <w:p w14:paraId="0CF20ED6" w14:textId="77777777" w:rsidR="00CC5A39" w:rsidRDefault="00CC5A39">
                      <w:pPr>
                        <w:pStyle w:val="Contedodoquadro"/>
                      </w:pPr>
                      <w:r>
                        <w:rPr>
                          <w:b/>
                        </w:rPr>
                        <w:t>Fechar</w:t>
                      </w:r>
                      <w:r>
                        <w:t xml:space="preserve"> arquivo.</w:t>
                      </w:r>
                    </w:p>
                    <w:p w14:paraId="3D2FD18D" w14:textId="77777777" w:rsidR="00CC5A39" w:rsidRDefault="00CC5A39">
                      <w:pPr>
                        <w:pStyle w:val="Contedodoquadro"/>
                      </w:pPr>
                      <w:r>
                        <w:rPr>
                          <w:b/>
                        </w:rPr>
                        <w:t xml:space="preserve">Saída: </w:t>
                      </w:r>
                      <w:r>
                        <w:t>Arquivo CSV acrescido do resultado da última comparação feita.</w:t>
                      </w:r>
                    </w:p>
                  </w:txbxContent>
                </v:textbox>
                <w10:anchorlock/>
              </v:rect>
            </w:pict>
          </mc:Fallback>
        </mc:AlternateContent>
      </w:r>
    </w:p>
    <w:p w14:paraId="32282E16" w14:textId="77777777" w:rsidR="000F0E5B" w:rsidRDefault="00126F3B">
      <w:pPr>
        <w:jc w:val="center"/>
        <w:rPr>
          <w:rFonts w:eastAsia="OpenSymbol"/>
          <w:sz w:val="24"/>
          <w:szCs w:val="24"/>
        </w:rPr>
      </w:pPr>
      <w:r>
        <w:rPr>
          <w:rFonts w:eastAsia="OpenSymbol"/>
          <w:sz w:val="24"/>
          <w:szCs w:val="24"/>
        </w:rPr>
        <w:t>Figura XX – Pseudo-código do método de exportação de resultados</w:t>
      </w:r>
    </w:p>
    <w:p w14:paraId="4A7CCC8C" w14:textId="77777777" w:rsidR="000F0E5B" w:rsidRDefault="00126F3B">
      <w:pPr>
        <w:rPr>
          <w:rFonts w:eastAsia="OpenSymbol"/>
          <w:sz w:val="24"/>
          <w:szCs w:val="24"/>
        </w:rPr>
      </w:pPr>
      <w:r>
        <w:rPr>
          <w:rFonts w:eastAsia="OpenSymbol"/>
          <w:sz w:val="24"/>
          <w:szCs w:val="24"/>
        </w:rPr>
        <w:tab/>
      </w:r>
    </w:p>
    <w:p w14:paraId="30BFE66F" w14:textId="34BA89C6" w:rsidR="000F0E5B" w:rsidRDefault="00126F3B">
      <w:pPr>
        <w:ind w:firstLine="720"/>
        <w:rPr>
          <w:rFonts w:eastAsia="OpenSymbol"/>
          <w:sz w:val="24"/>
          <w:szCs w:val="24"/>
        </w:rPr>
      </w:pPr>
      <w:r>
        <w:rPr>
          <w:rFonts w:eastAsia="OpenSymbol"/>
          <w:sz w:val="24"/>
          <w:szCs w:val="24"/>
        </w:rPr>
        <w:t>Este método é responsável pela criação, abertura, acréscimo de dados e fechamento do arquivo onde os resultados deste teste estão sendo documentados. Ele recebe cinco parâmetros que serão acrescentados ao final do documento, sendo eles: Indivíduo_Origem, Imagem_Origem, Indivíduo_Comparado, Imagem_Comparada</w:t>
      </w:r>
      <w:r w:rsidR="004F23D7">
        <w:rPr>
          <w:rFonts w:eastAsia="OpenSymbol"/>
          <w:sz w:val="24"/>
          <w:szCs w:val="24"/>
        </w:rPr>
        <w:t>,</w:t>
      </w:r>
      <w:r>
        <w:rPr>
          <w:rFonts w:eastAsia="OpenSymbol"/>
          <w:sz w:val="24"/>
          <w:szCs w:val="24"/>
        </w:rPr>
        <w:t xml:space="preserve"> Resultado</w:t>
      </w:r>
      <w:r w:rsidR="004F23D7">
        <w:rPr>
          <w:rFonts w:eastAsia="OpenSymbol"/>
          <w:sz w:val="24"/>
          <w:szCs w:val="24"/>
        </w:rPr>
        <w:t xml:space="preserve"> e Tempo</w:t>
      </w:r>
      <w:r>
        <w:rPr>
          <w:rFonts w:eastAsia="OpenSymbol"/>
          <w:sz w:val="24"/>
          <w:szCs w:val="24"/>
        </w:rPr>
        <w:t>.</w:t>
      </w:r>
    </w:p>
    <w:p w14:paraId="4CF8066B" w14:textId="77777777" w:rsidR="000F0E5B" w:rsidRDefault="000F0E5B">
      <w:pPr>
        <w:rPr>
          <w:sz w:val="24"/>
          <w:szCs w:val="24"/>
        </w:rPr>
      </w:pPr>
    </w:p>
    <w:p w14:paraId="621B0565" w14:textId="77777777" w:rsidR="000F0E5B" w:rsidRDefault="00126F3B">
      <w:pPr>
        <w:pStyle w:val="PargrafodaLista"/>
        <w:numPr>
          <w:ilvl w:val="1"/>
          <w:numId w:val="1"/>
        </w:numPr>
        <w:rPr>
          <w:b/>
          <w:sz w:val="24"/>
          <w:szCs w:val="24"/>
        </w:rPr>
        <w:pPrChange w:id="887" w:author="Thais de Souza Simões" w:date="2020-01-21T16:55:00Z">
          <w:pPr>
            <w:pStyle w:val="PargrafodaLista"/>
            <w:numPr>
              <w:ilvl w:val="1"/>
              <w:numId w:val="7"/>
            </w:numPr>
            <w:tabs>
              <w:tab w:val="num" w:pos="-360"/>
            </w:tabs>
            <w:ind w:hanging="720"/>
          </w:pPr>
        </w:pPrChange>
      </w:pPr>
      <w:r>
        <w:rPr>
          <w:b/>
          <w:sz w:val="24"/>
          <w:szCs w:val="24"/>
        </w:rPr>
        <w:t>OpenFace</w:t>
      </w:r>
    </w:p>
    <w:p w14:paraId="41AADB51" w14:textId="77777777" w:rsidR="000F0E5B" w:rsidRDefault="000F0E5B">
      <w:pPr>
        <w:pStyle w:val="PargrafodaLista"/>
        <w:ind w:left="1440"/>
        <w:rPr>
          <w:b/>
          <w:sz w:val="24"/>
          <w:szCs w:val="24"/>
        </w:rPr>
      </w:pPr>
    </w:p>
    <w:p w14:paraId="52AC9448" w14:textId="77777777" w:rsidR="000F0E5B" w:rsidRDefault="00126F3B">
      <w:pPr>
        <w:ind w:firstLine="720"/>
        <w:rPr>
          <w:sz w:val="24"/>
          <w:szCs w:val="24"/>
        </w:rPr>
      </w:pPr>
      <w:r>
        <w:rPr>
          <w:sz w:val="24"/>
          <w:szCs w:val="24"/>
        </w:rPr>
        <w:t>Para a instalação do OpenFace é aconselhado seguir os tutoriais apresentados no site do laboratório desenvolvedor, cmusatyalab², onde será possível encontrar diferentes métodos de instalação.</w:t>
      </w:r>
    </w:p>
    <w:p w14:paraId="41C1708A" w14:textId="26316A80" w:rsidR="000F0E5B" w:rsidRDefault="00126F3B">
      <w:pPr>
        <w:ind w:firstLine="720"/>
        <w:rPr>
          <w:sz w:val="24"/>
          <w:szCs w:val="24"/>
        </w:rPr>
      </w:pPr>
      <w:r>
        <w:rPr>
          <w:sz w:val="24"/>
          <w:szCs w:val="24"/>
        </w:rPr>
        <w:t>Para esses testes, foi reaproveitado</w:t>
      </w:r>
      <w:r w:rsidR="004F23D7">
        <w:rPr>
          <w:sz w:val="24"/>
          <w:szCs w:val="24"/>
        </w:rPr>
        <w:t xml:space="preserve"> o modelo do</w:t>
      </w:r>
      <w:r>
        <w:rPr>
          <w:sz w:val="24"/>
          <w:szCs w:val="24"/>
        </w:rPr>
        <w:t xml:space="preserve"> código de demonstração disponibilizado no</w:t>
      </w:r>
      <w:r w:rsidR="004F23D7">
        <w:rPr>
          <w:sz w:val="24"/>
          <w:szCs w:val="24"/>
        </w:rPr>
        <w:t xml:space="preserve"> repositório do GitHub³ junto à biblioteca</w:t>
      </w:r>
      <w:r>
        <w:rPr>
          <w:sz w:val="24"/>
          <w:szCs w:val="24"/>
        </w:rPr>
        <w:t>. O código é simples, possui apenas chamadas de carregamento de bibliotecas e modelos, uma função para o processo de normalização e a iteração onde são feitas as comparações entre as imagens de origem e as imagens comparadas.</w:t>
      </w:r>
    </w:p>
    <w:p w14:paraId="35072491" w14:textId="77777777" w:rsidR="000F0E5B" w:rsidRDefault="00126F3B">
      <w:pPr>
        <w:ind w:firstLine="720"/>
        <w:rPr>
          <w:sz w:val="24"/>
          <w:szCs w:val="24"/>
        </w:rPr>
      </w:pPr>
      <w:r>
        <w:rPr>
          <w:sz w:val="24"/>
          <w:szCs w:val="24"/>
        </w:rPr>
        <w:t xml:space="preserve">Contudo, para que os resultados pudessem ser obtidos de modo satisfatório foram necessárias algumas modificações. Para tanto, foi criada uma classe chamada ReconhecimentoFacial() com 4 (quatro) métodos, responsáveis por todo o processo de reconhecimento: </w:t>
      </w:r>
    </w:p>
    <w:p w14:paraId="4088B07E" w14:textId="6ACE33D3" w:rsidR="004F23D7" w:rsidRDefault="00126F3B">
      <w:pPr>
        <w:pStyle w:val="PargrafodaLista"/>
        <w:numPr>
          <w:ilvl w:val="0"/>
          <w:numId w:val="4"/>
        </w:numPr>
        <w:rPr>
          <w:sz w:val="24"/>
          <w:szCs w:val="24"/>
        </w:rPr>
      </w:pPr>
      <w:r>
        <w:rPr>
          <w:sz w:val="24"/>
          <w:szCs w:val="24"/>
        </w:rPr>
        <w:t>Mét</w:t>
      </w:r>
      <w:r w:rsidR="004F23D7">
        <w:rPr>
          <w:sz w:val="24"/>
          <w:szCs w:val="24"/>
        </w:rPr>
        <w:t>odo de importação de endereços</w:t>
      </w:r>
    </w:p>
    <w:p w14:paraId="6E129E9F" w14:textId="77867D70" w:rsidR="000F0E5B" w:rsidRDefault="004F23D7" w:rsidP="004F23D7">
      <w:pPr>
        <w:ind w:firstLine="720"/>
        <w:rPr>
          <w:sz w:val="24"/>
          <w:szCs w:val="24"/>
        </w:rPr>
      </w:pPr>
      <w:r>
        <w:rPr>
          <w:sz w:val="24"/>
          <w:szCs w:val="24"/>
        </w:rPr>
        <w:t>R</w:t>
      </w:r>
      <w:r w:rsidR="00126F3B" w:rsidRPr="004F23D7">
        <w:rPr>
          <w:sz w:val="24"/>
          <w:szCs w:val="24"/>
        </w:rPr>
        <w:t xml:space="preserve">esponsável pela criação de um dicionário de endereços de onde as imagens </w:t>
      </w:r>
      <w:commentRangeStart w:id="888"/>
      <w:r w:rsidR="00126F3B" w:rsidRPr="004F23D7">
        <w:rPr>
          <w:sz w:val="24"/>
          <w:szCs w:val="24"/>
        </w:rPr>
        <w:t xml:space="preserve">estão </w:t>
      </w:r>
      <w:commentRangeEnd w:id="888"/>
      <w:r w:rsidR="00126F3B">
        <w:commentReference w:id="888"/>
      </w:r>
      <w:r w:rsidR="00126F3B" w:rsidRPr="004F23D7">
        <w:rPr>
          <w:sz w:val="24"/>
          <w:szCs w:val="24"/>
        </w:rPr>
        <w:t xml:space="preserve">localizadas. Exatamente igual ao teste do </w:t>
      </w:r>
      <w:r w:rsidR="00126F3B" w:rsidRPr="004F23D7">
        <w:rPr>
          <w:i/>
          <w:sz w:val="24"/>
          <w:szCs w:val="24"/>
        </w:rPr>
        <w:t xml:space="preserve">Face Recognition, </w:t>
      </w:r>
      <w:r w:rsidR="00126F3B" w:rsidRPr="004F23D7">
        <w:rPr>
          <w:sz w:val="24"/>
          <w:szCs w:val="24"/>
        </w:rPr>
        <w:t>ver Figura XX.</w:t>
      </w:r>
    </w:p>
    <w:p w14:paraId="7D872200" w14:textId="77777777" w:rsidR="004F23D7" w:rsidRPr="004F23D7" w:rsidRDefault="004F23D7" w:rsidP="004F23D7">
      <w:pPr>
        <w:ind w:firstLine="720"/>
        <w:rPr>
          <w:sz w:val="24"/>
          <w:szCs w:val="24"/>
        </w:rPr>
      </w:pPr>
    </w:p>
    <w:p w14:paraId="43DF00EA" w14:textId="77777777" w:rsidR="004F23D7" w:rsidRDefault="00126F3B">
      <w:pPr>
        <w:pStyle w:val="PargrafodaLista"/>
        <w:numPr>
          <w:ilvl w:val="0"/>
          <w:numId w:val="4"/>
        </w:numPr>
        <w:rPr>
          <w:sz w:val="24"/>
          <w:szCs w:val="24"/>
        </w:rPr>
      </w:pPr>
      <w:r>
        <w:rPr>
          <w:sz w:val="24"/>
          <w:szCs w:val="24"/>
        </w:rPr>
        <w:t>Método utilizado para o processo de normalização</w:t>
      </w:r>
    </w:p>
    <w:p w14:paraId="5B5C32B2" w14:textId="0BF521E5" w:rsidR="000F0E5B" w:rsidRPr="004F23D7" w:rsidRDefault="004F23D7" w:rsidP="004F23D7">
      <w:pPr>
        <w:ind w:firstLine="720"/>
        <w:rPr>
          <w:sz w:val="24"/>
          <w:szCs w:val="24"/>
        </w:rPr>
      </w:pPr>
      <w:r>
        <w:rPr>
          <w:sz w:val="24"/>
          <w:szCs w:val="24"/>
        </w:rPr>
        <w:t>E</w:t>
      </w:r>
      <w:r w:rsidR="00126F3B" w:rsidRPr="004F23D7">
        <w:rPr>
          <w:sz w:val="24"/>
          <w:szCs w:val="24"/>
        </w:rPr>
        <w:t>sse método é responsável pela chamada das funções básicas do pré-processamento das imagens.</w:t>
      </w:r>
    </w:p>
    <w:p w14:paraId="7B11B718" w14:textId="6917E467" w:rsidR="000F0E5B" w:rsidRDefault="00126F3B">
      <w:pPr>
        <w:rPr>
          <w:sz w:val="24"/>
          <w:szCs w:val="24"/>
        </w:rPr>
      </w:pPr>
      <w:r>
        <w:rPr>
          <w:noProof/>
          <w:lang w:eastAsia="pt-BR"/>
        </w:rPr>
        <w:lastRenderedPageBreak/>
        <mc:AlternateContent>
          <mc:Choice Requires="wps">
            <w:drawing>
              <wp:inline distT="0" distB="0" distL="0" distR="0" wp14:anchorId="630B04C8" wp14:editId="38C35615">
                <wp:extent cx="5725795" cy="4158615"/>
                <wp:effectExtent l="0" t="0" r="0" b="0"/>
                <wp:docPr id="35" name="Rectangle 35"/>
                <wp:cNvGraphicFramePr/>
                <a:graphic xmlns:a="http://schemas.openxmlformats.org/drawingml/2006/main">
                  <a:graphicData uri="http://schemas.microsoft.com/office/word/2010/wordprocessingShape">
                    <wps:wsp>
                      <wps:cNvSpPr/>
                      <wps:spPr>
                        <a:xfrm>
                          <a:off x="0" y="0"/>
                          <a:ext cx="5725080" cy="41580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A8CA7F2" w14:textId="77777777" w:rsidR="00CC5A39" w:rsidRDefault="00CC5A39">
                            <w:pPr>
                              <w:pStyle w:val="Contedodoquadro"/>
                              <w:jc w:val="left"/>
                            </w:pPr>
                            <w:r>
                              <w:rPr>
                                <w:b/>
                              </w:rPr>
                              <w:t xml:space="preserve">Entrada: </w:t>
                            </w:r>
                            <w:r>
                              <w:t>Dicionário de imagens</w:t>
                            </w:r>
                          </w:p>
                          <w:p w14:paraId="1113D98A" w14:textId="77777777" w:rsidR="00CC5A39" w:rsidRDefault="00CC5A39">
                            <w:pPr>
                              <w:pStyle w:val="Contedodoquadro"/>
                              <w:jc w:val="left"/>
                            </w:pPr>
                          </w:p>
                          <w:p w14:paraId="418D48D1" w14:textId="77777777" w:rsidR="00CC5A39" w:rsidRDefault="00CC5A39">
                            <w:pPr>
                              <w:pStyle w:val="Contedodoquadro"/>
                              <w:jc w:val="left"/>
                            </w:pPr>
                            <w:r>
                              <w:t>Carregar a imagem E</w:t>
                            </w:r>
                          </w:p>
                          <w:p w14:paraId="642F50EA" w14:textId="77777777" w:rsidR="00CC5A39" w:rsidRDefault="00CC5A39">
                            <w:pPr>
                              <w:pStyle w:val="Contedodoquadro"/>
                              <w:jc w:val="left"/>
                              <w:rPr>
                                <w:b/>
                              </w:rPr>
                            </w:pPr>
                            <w:r>
                              <w:rPr>
                                <w:b/>
                              </w:rPr>
                              <w:t>Se imagem não pôde ser carregada:</w:t>
                            </w:r>
                          </w:p>
                          <w:p w14:paraId="06401CCB" w14:textId="77777777" w:rsidR="00CC5A39" w:rsidRDefault="00CC5A39">
                            <w:pPr>
                              <w:pStyle w:val="Contedodoquadro"/>
                              <w:jc w:val="left"/>
                            </w:pPr>
                            <w:r>
                              <w:rPr>
                                <w:b/>
                              </w:rPr>
                              <w:tab/>
                            </w:r>
                            <w:r>
                              <w:t>Levantar exceção de “Imagem não carregada”</w:t>
                            </w:r>
                          </w:p>
                          <w:p w14:paraId="649D4DEB" w14:textId="77777777" w:rsidR="00CC5A39" w:rsidRDefault="00CC5A39">
                            <w:pPr>
                              <w:pStyle w:val="Contedodoquadro"/>
                              <w:jc w:val="left"/>
                            </w:pPr>
                            <w:r>
                              <w:t>Alterar esquema de cores de imagem para RGB</w:t>
                            </w:r>
                          </w:p>
                          <w:p w14:paraId="01C316BA" w14:textId="77777777" w:rsidR="00CC5A39" w:rsidRDefault="00CC5A39">
                            <w:pPr>
                              <w:pStyle w:val="Contedodoquadro"/>
                              <w:jc w:val="left"/>
                            </w:pPr>
                          </w:p>
                          <w:p w14:paraId="344B95B1" w14:textId="77777777" w:rsidR="00CC5A39" w:rsidRDefault="00CC5A39">
                            <w:pPr>
                              <w:pStyle w:val="Contedodoquadro"/>
                              <w:jc w:val="left"/>
                            </w:pPr>
                            <w:r>
                              <w:t>Encontrar o maior rosto detectado na imagem carregada</w:t>
                            </w:r>
                          </w:p>
                          <w:p w14:paraId="52BA8304" w14:textId="77777777" w:rsidR="00CC5A39" w:rsidRDefault="00CC5A39">
                            <w:pPr>
                              <w:pStyle w:val="Contedodoquadro"/>
                              <w:jc w:val="left"/>
                              <w:rPr>
                                <w:b/>
                              </w:rPr>
                            </w:pPr>
                            <w:r>
                              <w:rPr>
                                <w:b/>
                              </w:rPr>
                              <w:t>Se não pôde encontrar nenhum rosto:</w:t>
                            </w:r>
                          </w:p>
                          <w:p w14:paraId="58410785" w14:textId="77777777" w:rsidR="00CC5A39" w:rsidRDefault="00CC5A39">
                            <w:pPr>
                              <w:pStyle w:val="Contedodoquadro"/>
                              <w:jc w:val="left"/>
                            </w:pPr>
                            <w:r>
                              <w:rPr>
                                <w:b/>
                              </w:rPr>
                              <w:tab/>
                            </w:r>
                            <w:r>
                              <w:t>Levantar exceção de “Rosto não encontrado”</w:t>
                            </w:r>
                          </w:p>
                          <w:p w14:paraId="51CA55B4" w14:textId="77777777" w:rsidR="00CC5A39" w:rsidRDefault="00CC5A39">
                            <w:pPr>
                              <w:pStyle w:val="Contedodoquadro"/>
                              <w:jc w:val="left"/>
                              <w:rPr>
                                <w:b/>
                              </w:rPr>
                            </w:pPr>
                          </w:p>
                          <w:p w14:paraId="5A46B2CE" w14:textId="77777777" w:rsidR="00CC5A39" w:rsidRDefault="00CC5A39">
                            <w:pPr>
                              <w:pStyle w:val="Contedodoquadro"/>
                              <w:jc w:val="left"/>
                            </w:pPr>
                            <w:r>
                              <w:t>Transformar e alinhar rosto encontrado na imagem carregada</w:t>
                            </w:r>
                          </w:p>
                          <w:p w14:paraId="65466F90" w14:textId="77777777" w:rsidR="00CC5A39" w:rsidRDefault="00CC5A39">
                            <w:pPr>
                              <w:pStyle w:val="Contedodoquadro"/>
                              <w:jc w:val="left"/>
                              <w:rPr>
                                <w:b/>
                              </w:rPr>
                            </w:pPr>
                            <w:r>
                              <w:rPr>
                                <w:b/>
                              </w:rPr>
                              <w:t>Se não pôde alinhar o rosto:</w:t>
                            </w:r>
                          </w:p>
                          <w:p w14:paraId="5A32C246" w14:textId="77777777" w:rsidR="00CC5A39" w:rsidRDefault="00CC5A39">
                            <w:pPr>
                              <w:pStyle w:val="Contedodoquadro"/>
                              <w:jc w:val="left"/>
                            </w:pPr>
                            <w:r>
                              <w:rPr>
                                <w:b/>
                              </w:rPr>
                              <w:tab/>
                            </w:r>
                            <w:r>
                              <w:t>Levantar exceção de “Incapaz de alinhar o rosto”</w:t>
                            </w:r>
                          </w:p>
                          <w:p w14:paraId="6853E4E6" w14:textId="77777777" w:rsidR="00CC5A39" w:rsidRDefault="00CC5A39">
                            <w:pPr>
                              <w:pStyle w:val="Contedodoquadro"/>
                              <w:jc w:val="left"/>
                            </w:pPr>
                          </w:p>
                          <w:p w14:paraId="758133DA" w14:textId="77777777" w:rsidR="00CC5A39" w:rsidRDefault="00CC5A39">
                            <w:pPr>
                              <w:pStyle w:val="Contedodoquadro"/>
                              <w:jc w:val="left"/>
                            </w:pPr>
                            <w:r>
                              <w:t>Alimentar a rede neural com a imagem transformada para extrair suas características</w:t>
                            </w:r>
                          </w:p>
                          <w:p w14:paraId="78AF2C66" w14:textId="77777777" w:rsidR="00CC5A39" w:rsidRDefault="00CC5A39">
                            <w:pPr>
                              <w:pStyle w:val="Contedodoquadro"/>
                              <w:jc w:val="left"/>
                              <w:rPr>
                                <w:b/>
                              </w:rPr>
                            </w:pPr>
                            <w:r>
                              <w:rPr>
                                <w:b/>
                              </w:rPr>
                              <w:t>Saída:</w:t>
                            </w:r>
                            <w:r>
                              <w:rPr>
                                <w:b/>
                                <w:i/>
                              </w:rPr>
                              <w:t xml:space="preserve"> </w:t>
                            </w:r>
                            <w:r>
                              <w:t>Vetor de características extraídas pela rede neural.</w:t>
                            </w:r>
                          </w:p>
                          <w:p w14:paraId="73474F25" w14:textId="77777777" w:rsidR="00CC5A39" w:rsidRDefault="00CC5A39">
                            <w:pPr>
                              <w:pStyle w:val="Contedodoquadro"/>
                              <w:jc w:val="left"/>
                            </w:pPr>
                          </w:p>
                        </w:txbxContent>
                      </wps:txbx>
                      <wps:bodyPr>
                        <a:noAutofit/>
                      </wps:bodyPr>
                    </wps:wsp>
                  </a:graphicData>
                </a:graphic>
              </wp:inline>
            </w:drawing>
          </mc:Choice>
          <mc:Fallback>
            <w:pict>
              <v:rect w14:anchorId="630B04C8" id="Rectangle 35" o:spid="_x0000_s1046" style="width:450.85pt;height:3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" strokeweight=".26mm">
                <v:textbox>
                  <w:txbxContent>
                    <w:p w14:paraId="4A8CA7F2" w14:textId="77777777" w:rsidR="00CC5A39" w:rsidRDefault="00CC5A39">
                      <w:pPr>
                        <w:pStyle w:val="Contedodoquadro"/>
                        <w:jc w:val="left"/>
                      </w:pPr>
                      <w:r>
                        <w:rPr>
                          <w:b/>
                        </w:rPr>
                        <w:t xml:space="preserve">Entrada: </w:t>
                      </w:r>
                      <w:r>
                        <w:t>Dicionário de imagens</w:t>
                      </w:r>
                    </w:p>
                    <w:p w14:paraId="1113D98A" w14:textId="77777777" w:rsidR="00CC5A39" w:rsidRDefault="00CC5A39">
                      <w:pPr>
                        <w:pStyle w:val="Contedodoquadro"/>
                        <w:jc w:val="left"/>
                      </w:pPr>
                    </w:p>
                    <w:p w14:paraId="418D48D1" w14:textId="77777777" w:rsidR="00CC5A39" w:rsidRDefault="00CC5A39">
                      <w:pPr>
                        <w:pStyle w:val="Contedodoquadro"/>
                        <w:jc w:val="left"/>
                      </w:pPr>
                      <w:r>
                        <w:t>Carregar a imagem E</w:t>
                      </w:r>
                    </w:p>
                    <w:p w14:paraId="642F50EA" w14:textId="77777777" w:rsidR="00CC5A39" w:rsidRDefault="00CC5A39">
                      <w:pPr>
                        <w:pStyle w:val="Contedodoquadro"/>
                        <w:jc w:val="left"/>
                        <w:rPr>
                          <w:b/>
                        </w:rPr>
                      </w:pPr>
                      <w:r>
                        <w:rPr>
                          <w:b/>
                        </w:rPr>
                        <w:t>Se imagem não pôde ser carregada:</w:t>
                      </w:r>
                    </w:p>
                    <w:p w14:paraId="06401CCB" w14:textId="77777777" w:rsidR="00CC5A39" w:rsidRDefault="00CC5A39">
                      <w:pPr>
                        <w:pStyle w:val="Contedodoquadro"/>
                        <w:jc w:val="left"/>
                      </w:pPr>
                      <w:r>
                        <w:rPr>
                          <w:b/>
                        </w:rPr>
                        <w:tab/>
                      </w:r>
                      <w:r>
                        <w:t>Levantar exceção de “Imagem não carregada”</w:t>
                      </w:r>
                    </w:p>
                    <w:p w14:paraId="649D4DEB" w14:textId="77777777" w:rsidR="00CC5A39" w:rsidRDefault="00CC5A39">
                      <w:pPr>
                        <w:pStyle w:val="Contedodoquadro"/>
                        <w:jc w:val="left"/>
                      </w:pPr>
                      <w:r>
                        <w:t>Alterar esquema de cores de imagem para RGB</w:t>
                      </w:r>
                    </w:p>
                    <w:p w14:paraId="01C316BA" w14:textId="77777777" w:rsidR="00CC5A39" w:rsidRDefault="00CC5A39">
                      <w:pPr>
                        <w:pStyle w:val="Contedodoquadro"/>
                        <w:jc w:val="left"/>
                      </w:pPr>
                    </w:p>
                    <w:p w14:paraId="344B95B1" w14:textId="77777777" w:rsidR="00CC5A39" w:rsidRDefault="00CC5A39">
                      <w:pPr>
                        <w:pStyle w:val="Contedodoquadro"/>
                        <w:jc w:val="left"/>
                      </w:pPr>
                      <w:r>
                        <w:t>Encontrar o maior rosto detectado na imagem carregada</w:t>
                      </w:r>
                    </w:p>
                    <w:p w14:paraId="52BA8304" w14:textId="77777777" w:rsidR="00CC5A39" w:rsidRDefault="00CC5A39">
                      <w:pPr>
                        <w:pStyle w:val="Contedodoquadro"/>
                        <w:jc w:val="left"/>
                        <w:rPr>
                          <w:b/>
                        </w:rPr>
                      </w:pPr>
                      <w:r>
                        <w:rPr>
                          <w:b/>
                        </w:rPr>
                        <w:t>Se não pôde encontrar nenhum rosto:</w:t>
                      </w:r>
                    </w:p>
                    <w:p w14:paraId="58410785" w14:textId="77777777" w:rsidR="00CC5A39" w:rsidRDefault="00CC5A39">
                      <w:pPr>
                        <w:pStyle w:val="Contedodoquadro"/>
                        <w:jc w:val="left"/>
                      </w:pPr>
                      <w:r>
                        <w:rPr>
                          <w:b/>
                        </w:rPr>
                        <w:tab/>
                      </w:r>
                      <w:r>
                        <w:t>Levantar exceção de “Rosto não encontrado”</w:t>
                      </w:r>
                    </w:p>
                    <w:p w14:paraId="51CA55B4" w14:textId="77777777" w:rsidR="00CC5A39" w:rsidRDefault="00CC5A39">
                      <w:pPr>
                        <w:pStyle w:val="Contedodoquadro"/>
                        <w:jc w:val="left"/>
                        <w:rPr>
                          <w:b/>
                        </w:rPr>
                      </w:pPr>
                    </w:p>
                    <w:p w14:paraId="5A46B2CE" w14:textId="77777777" w:rsidR="00CC5A39" w:rsidRDefault="00CC5A39">
                      <w:pPr>
                        <w:pStyle w:val="Contedodoquadro"/>
                        <w:jc w:val="left"/>
                      </w:pPr>
                      <w:r>
                        <w:t>Transformar e alinhar rosto encontrado na imagem carregada</w:t>
                      </w:r>
                    </w:p>
                    <w:p w14:paraId="65466F90" w14:textId="77777777" w:rsidR="00CC5A39" w:rsidRDefault="00CC5A39">
                      <w:pPr>
                        <w:pStyle w:val="Contedodoquadro"/>
                        <w:jc w:val="left"/>
                        <w:rPr>
                          <w:b/>
                        </w:rPr>
                      </w:pPr>
                      <w:r>
                        <w:rPr>
                          <w:b/>
                        </w:rPr>
                        <w:t>Se não pôde alinhar o rosto:</w:t>
                      </w:r>
                    </w:p>
                    <w:p w14:paraId="5A32C246" w14:textId="77777777" w:rsidR="00CC5A39" w:rsidRDefault="00CC5A39">
                      <w:pPr>
                        <w:pStyle w:val="Contedodoquadro"/>
                        <w:jc w:val="left"/>
                      </w:pPr>
                      <w:r>
                        <w:rPr>
                          <w:b/>
                        </w:rPr>
                        <w:tab/>
                      </w:r>
                      <w:r>
                        <w:t>Levantar exceção de “Incapaz de alinhar o rosto”</w:t>
                      </w:r>
                    </w:p>
                    <w:p w14:paraId="6853E4E6" w14:textId="77777777" w:rsidR="00CC5A39" w:rsidRDefault="00CC5A39">
                      <w:pPr>
                        <w:pStyle w:val="Contedodoquadro"/>
                        <w:jc w:val="left"/>
                      </w:pPr>
                    </w:p>
                    <w:p w14:paraId="758133DA" w14:textId="77777777" w:rsidR="00CC5A39" w:rsidRDefault="00CC5A39">
                      <w:pPr>
                        <w:pStyle w:val="Contedodoquadro"/>
                        <w:jc w:val="left"/>
                      </w:pPr>
                      <w:r>
                        <w:t>Alimentar a rede neural com a imagem transformada para extrair suas características</w:t>
                      </w:r>
                    </w:p>
                    <w:p w14:paraId="78AF2C66" w14:textId="77777777" w:rsidR="00CC5A39" w:rsidRDefault="00CC5A39">
                      <w:pPr>
                        <w:pStyle w:val="Contedodoquadro"/>
                        <w:jc w:val="left"/>
                        <w:rPr>
                          <w:b/>
                        </w:rPr>
                      </w:pPr>
                      <w:r>
                        <w:rPr>
                          <w:b/>
                        </w:rPr>
                        <w:t>Saída:</w:t>
                      </w:r>
                      <w:r>
                        <w:rPr>
                          <w:b/>
                          <w:i/>
                        </w:rPr>
                        <w:t xml:space="preserve"> </w:t>
                      </w:r>
                      <w:r>
                        <w:t>Vetor de características extraídas pela rede neural.</w:t>
                      </w:r>
                    </w:p>
                    <w:p w14:paraId="73474F25" w14:textId="77777777" w:rsidR="00CC5A39" w:rsidRDefault="00CC5A39">
                      <w:pPr>
                        <w:pStyle w:val="Contedodoquadro"/>
                        <w:jc w:val="left"/>
                      </w:pPr>
                    </w:p>
                  </w:txbxContent>
                </v:textbox>
                <w10:anchorlock/>
              </v:rect>
            </w:pict>
          </mc:Fallback>
        </mc:AlternateContent>
      </w:r>
    </w:p>
    <w:p w14:paraId="71AA0B27" w14:textId="77777777" w:rsidR="000F0E5B" w:rsidRDefault="00126F3B">
      <w:pPr>
        <w:jc w:val="center"/>
        <w:rPr>
          <w:rFonts w:eastAsia="OpenSymbol"/>
          <w:sz w:val="24"/>
          <w:szCs w:val="24"/>
        </w:rPr>
      </w:pPr>
      <w:r>
        <w:rPr>
          <w:rFonts w:eastAsia="OpenSymbol"/>
          <w:sz w:val="24"/>
          <w:szCs w:val="24"/>
        </w:rPr>
        <w:t>Figura XX – Método de exportação de resultados</w:t>
      </w:r>
    </w:p>
    <w:p w14:paraId="70B559A7" w14:textId="77777777" w:rsidR="004F23D7" w:rsidRDefault="004F23D7">
      <w:pPr>
        <w:rPr>
          <w:sz w:val="24"/>
          <w:szCs w:val="24"/>
        </w:rPr>
      </w:pPr>
    </w:p>
    <w:p w14:paraId="237AC5B0" w14:textId="5621FB5F" w:rsidR="000F0E5B" w:rsidRDefault="00126F3B">
      <w:pPr>
        <w:rPr>
          <w:sz w:val="24"/>
          <w:szCs w:val="24"/>
        </w:rPr>
      </w:pPr>
      <w:r>
        <w:rPr>
          <w:sz w:val="24"/>
          <w:szCs w:val="24"/>
        </w:rPr>
        <w:tab/>
        <w:t>Esse método cuida de toda a parte principal de pré-processamento do código. Ele foi retirado da demonstração apresentada pelos criadores, com poucas modificações, deixando apenas o essencial para o funcionamento do código.</w:t>
      </w:r>
    </w:p>
    <w:p w14:paraId="37FEC7C8" w14:textId="783D5C51" w:rsidR="000F0E5B" w:rsidRDefault="00126F3B">
      <w:pPr>
        <w:ind w:firstLine="720"/>
        <w:rPr>
          <w:sz w:val="24"/>
          <w:szCs w:val="24"/>
        </w:rPr>
      </w:pPr>
      <w:r>
        <w:rPr>
          <w:sz w:val="24"/>
          <w:szCs w:val="24"/>
        </w:rPr>
        <w:t>Ele faz correção de cores da imagem para padronização, encontra 68 (sessenta e oito) pontos que são utilizados para detectar um rosto e, por último, transforma a imagem e a alinha.</w:t>
      </w:r>
    </w:p>
    <w:p w14:paraId="44430B23" w14:textId="77777777" w:rsidR="000F0E5B" w:rsidRDefault="00126F3B">
      <w:pPr>
        <w:rPr>
          <w:sz w:val="24"/>
          <w:szCs w:val="24"/>
        </w:rPr>
      </w:pPr>
      <w:r>
        <w:rPr>
          <w:sz w:val="24"/>
          <w:szCs w:val="24"/>
        </w:rPr>
        <w:tab/>
        <w:t>Ao fim, o resultado final das transformações passa pela rede neural para extração das características do rosto que serão transformadas num vetor de 128 (cento e vinte e oito) pontos.</w:t>
      </w:r>
    </w:p>
    <w:p w14:paraId="5B0F227E" w14:textId="77777777" w:rsidR="000F0E5B" w:rsidRDefault="000F0E5B">
      <w:pPr>
        <w:rPr>
          <w:sz w:val="24"/>
          <w:szCs w:val="24"/>
          <w:u w:val="single"/>
        </w:rPr>
      </w:pPr>
    </w:p>
    <w:p w14:paraId="671ACF10" w14:textId="77777777" w:rsidR="000A06DF" w:rsidRDefault="00126F3B">
      <w:pPr>
        <w:pStyle w:val="PargrafodaLista"/>
        <w:numPr>
          <w:ilvl w:val="0"/>
          <w:numId w:val="4"/>
        </w:numPr>
        <w:rPr>
          <w:sz w:val="24"/>
          <w:szCs w:val="24"/>
        </w:rPr>
      </w:pPr>
      <w:r>
        <w:rPr>
          <w:sz w:val="24"/>
          <w:szCs w:val="24"/>
        </w:rPr>
        <w:t xml:space="preserve">Método de análise e extração de resultados: </w:t>
      </w:r>
    </w:p>
    <w:p w14:paraId="6EAB2160" w14:textId="1623DA76" w:rsidR="000F0E5B" w:rsidRPr="000A06DF" w:rsidRDefault="00505871" w:rsidP="00505871">
      <w:pPr>
        <w:ind w:firstLine="720"/>
        <w:rPr>
          <w:sz w:val="24"/>
          <w:szCs w:val="24"/>
        </w:rPr>
      </w:pPr>
      <w:r>
        <w:rPr>
          <w:sz w:val="24"/>
          <w:szCs w:val="24"/>
        </w:rPr>
        <w:t>O método apresentado na Figura XX é responsável pela comparação das imagens para extração de resultados.</w:t>
      </w:r>
    </w:p>
    <w:p w14:paraId="362C4567" w14:textId="77777777" w:rsidR="000F0E5B" w:rsidRDefault="00126F3B">
      <w:pPr>
        <w:pStyle w:val="PargrafodaLista"/>
        <w:ind w:left="0"/>
        <w:rPr>
          <w:sz w:val="24"/>
          <w:szCs w:val="24"/>
        </w:rPr>
      </w:pPr>
      <w:r>
        <w:rPr>
          <w:noProof/>
          <w:lang w:eastAsia="pt-BR"/>
        </w:rPr>
        <w:lastRenderedPageBreak/>
        <mc:AlternateContent>
          <mc:Choice Requires="wps">
            <w:drawing>
              <wp:inline distT="0" distB="0" distL="0" distR="0" wp14:anchorId="57F2A6D4" wp14:editId="0967D007">
                <wp:extent cx="6297120" cy="8997351"/>
                <wp:effectExtent l="0" t="0" r="27940" b="13335"/>
                <wp:docPr id="39" name="Rectangle 39"/>
                <wp:cNvGraphicFramePr/>
                <a:graphic xmlns:a="http://schemas.openxmlformats.org/drawingml/2006/main">
                  <a:graphicData uri="http://schemas.microsoft.com/office/word/2010/wordprocessingShape">
                    <wps:wsp>
                      <wps:cNvSpPr/>
                      <wps:spPr>
                        <a:xfrm>
                          <a:off x="0" y="0"/>
                          <a:ext cx="6297120" cy="8997351"/>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97B2135" w14:textId="77777777" w:rsidR="00CC5A39" w:rsidRDefault="00CC5A39">
                            <w:pPr>
                              <w:pStyle w:val="Contedodoquadro"/>
                            </w:pPr>
                            <w:r>
                              <w:rPr>
                                <w:b/>
                              </w:rPr>
                              <w:t>Entrada:</w:t>
                            </w:r>
                            <w:r>
                              <w:t xml:space="preserve"> Dicionário D de endereço de todas as imagens da base de dados</w:t>
                            </w:r>
                          </w:p>
                          <w:p w14:paraId="13B5CA6B" w14:textId="77777777" w:rsidR="00CC5A39" w:rsidRDefault="00CC5A39">
                            <w:pPr>
                              <w:pStyle w:val="Contedodoquadro"/>
                            </w:pPr>
                          </w:p>
                          <w:p w14:paraId="40232E62" w14:textId="77777777" w:rsidR="00CC5A39" w:rsidRDefault="00CC5A39">
                            <w:pPr>
                              <w:pStyle w:val="Contedodoquadro"/>
                            </w:pPr>
                            <w:r>
                              <w:rPr>
                                <w:b/>
                              </w:rPr>
                              <w:t>Para toda chave_origem, lista_imagem_origem em D faça:</w:t>
                            </w:r>
                          </w:p>
                          <w:p w14:paraId="20B73255" w14:textId="77777777" w:rsidR="00CC5A39" w:rsidRDefault="00CC5A39">
                            <w:pPr>
                              <w:pStyle w:val="Contedodoquadro"/>
                            </w:pPr>
                            <w:r>
                              <w:t xml:space="preserve">       </w:t>
                            </w:r>
                            <w:r>
                              <w:rPr>
                                <w:b/>
                              </w:rPr>
                              <w:t>Para toda chave_comparada, lista_imagem_comparada em D faça:</w:t>
                            </w:r>
                          </w:p>
                          <w:p w14:paraId="77B866BA" w14:textId="58AE5627" w:rsidR="00CC5A39" w:rsidRDefault="00CC5A39" w:rsidP="00505871">
                            <w:pPr>
                              <w:pStyle w:val="Contedodoquadro"/>
                            </w:pPr>
                            <w:r>
                              <w:rPr>
                                <w:b/>
                              </w:rPr>
                              <w:t xml:space="preserve">              Para cada imagem_comparada em P</w:t>
                            </w:r>
                            <w:r>
                              <w:rPr>
                                <w:b/>
                                <w:vertAlign w:val="subscript"/>
                              </w:rPr>
                              <w:t>i</w:t>
                            </w:r>
                            <w:r>
                              <w:rPr>
                                <w:b/>
                              </w:rPr>
                              <w:t>, i={0, tamanho(lista_imagem_comparada)} faça:</w:t>
                            </w:r>
                          </w:p>
                          <w:p w14:paraId="12853D55" w14:textId="21B23A27" w:rsidR="00CC5A39" w:rsidRDefault="00CC5A39">
                            <w:pPr>
                              <w:pStyle w:val="Contedodoquadro"/>
                            </w:pPr>
                            <w:r w:rsidRPr="00505871">
                              <w:tab/>
                            </w:r>
                            <w:r w:rsidRPr="00505871">
                              <w:tab/>
                            </w:r>
                            <w:r>
                              <w:t>Iniciar cálculo de tempo</w:t>
                            </w:r>
                          </w:p>
                          <w:p w14:paraId="090D951C" w14:textId="3A3EB3D1" w:rsidR="00CC5A39" w:rsidRPr="00505871" w:rsidRDefault="00CC5A39" w:rsidP="00505871">
                            <w:pPr>
                              <w:pStyle w:val="Contedodoquadro"/>
                              <w:ind w:left="720" w:firstLine="720"/>
                            </w:pPr>
                            <w:r w:rsidRPr="00505871">
                              <w:t>Imagem_origem = Endereço + indivíduo_origem + “-1.png”</w:t>
                            </w:r>
                          </w:p>
                          <w:p w14:paraId="7849ED52" w14:textId="17E00ADE" w:rsidR="00CC5A39" w:rsidRDefault="00CC5A39" w:rsidP="00505871">
                            <w:pPr>
                              <w:pStyle w:val="Contedodoquadro"/>
                              <w:ind w:left="720" w:firstLine="720"/>
                            </w:pPr>
                            <w:r>
                              <w:t>Imagem1 = False</w:t>
                            </w:r>
                          </w:p>
                          <w:p w14:paraId="47225774" w14:textId="61E044C0" w:rsidR="00CC5A39" w:rsidRDefault="00CC5A39">
                            <w:pPr>
                              <w:pStyle w:val="Contedodoquadro"/>
                            </w:pPr>
                            <w:r>
                              <w:tab/>
                            </w:r>
                            <w:r>
                              <w:tab/>
                              <w:t>Imagem2 = False</w:t>
                            </w:r>
                          </w:p>
                          <w:p w14:paraId="0B81CFF1" w14:textId="73BA5E73" w:rsidR="00CC5A39" w:rsidRDefault="00CC5A39">
                            <w:pPr>
                              <w:pStyle w:val="Contedodoquadro"/>
                              <w:rPr>
                                <w:b/>
                              </w:rPr>
                            </w:pPr>
                            <w:r>
                              <w:rPr>
                                <w:b/>
                              </w:rPr>
                              <w:tab/>
                            </w:r>
                            <w:r>
                              <w:rPr>
                                <w:b/>
                              </w:rPr>
                              <w:tab/>
                              <w:t>Tentar:</w:t>
                            </w:r>
                          </w:p>
                          <w:p w14:paraId="0E12F904" w14:textId="14979FF4" w:rsidR="00CC5A39" w:rsidRDefault="00CC5A39" w:rsidP="00505871">
                            <w:pPr>
                              <w:pStyle w:val="Contedodoquadro"/>
                              <w:ind w:left="2127"/>
                            </w:pPr>
                            <w:r>
                              <w:t>A variável auxiliar da imagem origem tenta receber o vetor gerado pelo método de normalização, V1.</w:t>
                            </w:r>
                          </w:p>
                          <w:p w14:paraId="08E7C53B" w14:textId="223E4EDA" w:rsidR="00CC5A39" w:rsidRDefault="00CC5A39">
                            <w:pPr>
                              <w:pStyle w:val="Contedodoquadro"/>
                              <w:rPr>
                                <w:b/>
                              </w:rPr>
                            </w:pPr>
                            <w:r>
                              <w:tab/>
                            </w:r>
                            <w:r>
                              <w:tab/>
                            </w:r>
                            <w:r>
                              <w:rPr>
                                <w:b/>
                              </w:rPr>
                              <w:t>Exceção:</w:t>
                            </w:r>
                            <w:r>
                              <w:rPr>
                                <w:b/>
                              </w:rPr>
                              <w:tab/>
                            </w:r>
                          </w:p>
                          <w:p w14:paraId="3E861371" w14:textId="4B63BAAA" w:rsidR="00CC5A39" w:rsidRDefault="00CC5A39">
                            <w:pPr>
                              <w:pStyle w:val="Contedodoquadro"/>
                            </w:pPr>
                            <w:r>
                              <w:rPr>
                                <w:b/>
                              </w:rPr>
                              <w:tab/>
                            </w:r>
                            <w:r>
                              <w:rPr>
                                <w:b/>
                              </w:rPr>
                              <w:tab/>
                            </w:r>
                            <w:r>
                              <w:rPr>
                                <w:b/>
                              </w:rPr>
                              <w:tab/>
                            </w:r>
                            <w:r>
                              <w:t>Imagem1 = True</w:t>
                            </w:r>
                          </w:p>
                          <w:p w14:paraId="38A4B9EE" w14:textId="4BFCF1CF" w:rsidR="00CC5A39" w:rsidRDefault="00CC5A39">
                            <w:pPr>
                              <w:pStyle w:val="Contedodoquadro"/>
                              <w:rPr>
                                <w:b/>
                              </w:rPr>
                            </w:pPr>
                            <w:r>
                              <w:rPr>
                                <w:b/>
                              </w:rPr>
                              <w:tab/>
                            </w:r>
                            <w:r>
                              <w:rPr>
                                <w:b/>
                              </w:rPr>
                              <w:tab/>
                              <w:t>Tentar:</w:t>
                            </w:r>
                          </w:p>
                          <w:p w14:paraId="227DBE2C" w14:textId="498ECF0F" w:rsidR="00CC5A39" w:rsidRDefault="00CC5A39" w:rsidP="00505871">
                            <w:pPr>
                              <w:pStyle w:val="Contedodoquadro"/>
                              <w:ind w:left="2127"/>
                            </w:pPr>
                            <w:r>
                              <w:t>A variável auxiliar da imagem origem tenta receber o vetor gerado pelo método de normalização, V2</w:t>
                            </w:r>
                          </w:p>
                          <w:p w14:paraId="4CF5683D" w14:textId="41D57B2D" w:rsidR="00CC5A39" w:rsidRDefault="00CC5A39">
                            <w:pPr>
                              <w:pStyle w:val="Contedodoquadro"/>
                              <w:rPr>
                                <w:b/>
                              </w:rPr>
                            </w:pPr>
                            <w:r>
                              <w:tab/>
                            </w:r>
                            <w:r>
                              <w:tab/>
                            </w:r>
                            <w:r>
                              <w:rPr>
                                <w:b/>
                              </w:rPr>
                              <w:t>Exceção:</w:t>
                            </w:r>
                            <w:r>
                              <w:rPr>
                                <w:b/>
                              </w:rPr>
                              <w:tab/>
                            </w:r>
                          </w:p>
                          <w:p w14:paraId="7DACC638" w14:textId="4D6D9D1E" w:rsidR="00CC5A39" w:rsidRDefault="00CC5A39">
                            <w:pPr>
                              <w:pStyle w:val="Contedodoquadro"/>
                            </w:pPr>
                            <w:r>
                              <w:rPr>
                                <w:b/>
                              </w:rPr>
                              <w:tab/>
                            </w:r>
                            <w:r>
                              <w:rPr>
                                <w:b/>
                              </w:rPr>
                              <w:tab/>
                            </w:r>
                            <w:r>
                              <w:rPr>
                                <w:b/>
                              </w:rPr>
                              <w:tab/>
                            </w:r>
                            <w:r>
                              <w:t>Imagem2 = True</w:t>
                            </w:r>
                          </w:p>
                          <w:p w14:paraId="01317586" w14:textId="73551C04" w:rsidR="00CC5A39" w:rsidRDefault="00CC5A39">
                            <w:pPr>
                              <w:pStyle w:val="Contedodoquadro"/>
                            </w:pPr>
                            <w:r>
                              <w:tab/>
                            </w:r>
                            <w:r>
                              <w:tab/>
                              <w:t>Finalizar cálculo de tempo</w:t>
                            </w:r>
                          </w:p>
                          <w:p w14:paraId="683D5F48" w14:textId="682F50A3" w:rsidR="00CC5A39" w:rsidRDefault="00CC5A39">
                            <w:pPr>
                              <w:pStyle w:val="Contedodoquadro"/>
                              <w:rPr>
                                <w:b/>
                              </w:rPr>
                            </w:pPr>
                            <w:r>
                              <w:rPr>
                                <w:b/>
                              </w:rPr>
                              <w:tab/>
                            </w:r>
                            <w:r>
                              <w:rPr>
                                <w:b/>
                              </w:rPr>
                              <w:tab/>
                              <w:t>Se Imagem1 == False ou Imagem2== False, então:</w:t>
                            </w:r>
                          </w:p>
                          <w:p w14:paraId="157D40A0" w14:textId="7A3570C0" w:rsidR="00CC5A39" w:rsidRDefault="00CC5A39">
                            <w:pPr>
                              <w:pStyle w:val="Contedodoquadro"/>
                              <w:rPr>
                                <w:b/>
                              </w:rPr>
                            </w:pPr>
                            <w:r>
                              <w:rPr>
                                <w:b/>
                              </w:rPr>
                              <w:tab/>
                            </w:r>
                            <w:r>
                              <w:rPr>
                                <w:b/>
                              </w:rPr>
                              <w:tab/>
                            </w:r>
                            <w:r>
                              <w:rPr>
                                <w:b/>
                              </w:rPr>
                              <w:tab/>
                              <w:t>Se Imagem1 == True e Imagem2==True, então:</w:t>
                            </w:r>
                          </w:p>
                          <w:p w14:paraId="0124EA15" w14:textId="6F337965" w:rsidR="00CC5A39" w:rsidRDefault="00CC5A39">
                            <w:pPr>
                              <w:pStyle w:val="Contedodoquadro"/>
                            </w:pPr>
                            <w:r>
                              <w:tab/>
                            </w:r>
                            <w:r>
                              <w:tab/>
                            </w:r>
                            <w:r>
                              <w:tab/>
                            </w:r>
                            <w:r>
                              <w:tab/>
                              <w:t>A variável resultado receberá o valor “Problema nas duas imagens”</w:t>
                            </w:r>
                          </w:p>
                          <w:p w14:paraId="46C4852A" w14:textId="77777777" w:rsidR="00CC5A39" w:rsidRDefault="00CC5A39" w:rsidP="00505871">
                            <w:pPr>
                              <w:pStyle w:val="Contedodoquadro"/>
                              <w:rPr>
                                <w:b/>
                              </w:rPr>
                            </w:pPr>
                            <w:r>
                              <w:rPr>
                                <w:b/>
                              </w:rPr>
                              <w:tab/>
                            </w:r>
                            <w:r>
                              <w:rPr>
                                <w:b/>
                              </w:rPr>
                              <w:tab/>
                            </w:r>
                            <w:r>
                              <w:rPr>
                                <w:b/>
                              </w:rPr>
                              <w:tab/>
                              <w:t>Senão se Imagem1 == True e Imagem2 ==False, então:</w:t>
                            </w:r>
                          </w:p>
                          <w:p w14:paraId="08365BEE" w14:textId="7D978AA7" w:rsidR="00CC5A39" w:rsidRPr="00505871" w:rsidRDefault="00CC5A39" w:rsidP="00505871">
                            <w:pPr>
                              <w:pStyle w:val="Contedodoquadro"/>
                              <w:rPr>
                                <w:b/>
                              </w:rPr>
                            </w:pPr>
                            <w:r>
                              <w:rPr>
                                <w:b/>
                              </w:rPr>
                              <w:tab/>
                            </w:r>
                            <w:r>
                              <w:rPr>
                                <w:b/>
                              </w:rPr>
                              <w:tab/>
                            </w:r>
                            <w:r>
                              <w:rPr>
                                <w:b/>
                              </w:rPr>
                              <w:tab/>
                            </w:r>
                            <w:r>
                              <w:tab/>
                              <w:t>A variável resultado receberá o valor “Problema imagem de origem”</w:t>
                            </w:r>
                          </w:p>
                          <w:p w14:paraId="28718194" w14:textId="39AF1D68" w:rsidR="00CC5A39" w:rsidRDefault="00CC5A39">
                            <w:pPr>
                              <w:pStyle w:val="Contedodoquadro"/>
                              <w:rPr>
                                <w:b/>
                              </w:rPr>
                            </w:pPr>
                            <w:r>
                              <w:rPr>
                                <w:b/>
                              </w:rPr>
                              <w:tab/>
                            </w:r>
                            <w:r>
                              <w:rPr>
                                <w:b/>
                              </w:rPr>
                              <w:tab/>
                            </w:r>
                            <w:r>
                              <w:rPr>
                                <w:b/>
                              </w:rPr>
                              <w:tab/>
                              <w:t>Senão se Imagem2 == True e Imagem1 ==False, então:</w:t>
                            </w:r>
                          </w:p>
                          <w:p w14:paraId="2584DD1D" w14:textId="77777777" w:rsidR="00CC5A39" w:rsidRDefault="00CC5A39">
                            <w:pPr>
                              <w:pStyle w:val="Contedodoquadro"/>
                              <w:ind w:left="2694"/>
                            </w:pPr>
                            <w:r>
                              <w:tab/>
                              <w:t>A variável resultado receberá o valor “Problema imagem comparada”</w:t>
                            </w:r>
                          </w:p>
                          <w:p w14:paraId="75236CE9" w14:textId="0E07F8A0" w:rsidR="00CC5A39" w:rsidRDefault="00CC5A39">
                            <w:pPr>
                              <w:pStyle w:val="Contedodoquadro"/>
                              <w:rPr>
                                <w:b/>
                              </w:rPr>
                            </w:pPr>
                            <w:r>
                              <w:rPr>
                                <w:b/>
                              </w:rPr>
                              <w:tab/>
                            </w:r>
                            <w:r>
                              <w:rPr>
                                <w:b/>
                              </w:rPr>
                              <w:tab/>
                              <w:t>Senão:</w:t>
                            </w:r>
                          </w:p>
                          <w:p w14:paraId="6B161C81" w14:textId="77777777" w:rsidR="00CC5A39" w:rsidRDefault="00CC5A39" w:rsidP="00505871">
                            <w:pPr>
                              <w:pStyle w:val="Contedodoquadro"/>
                              <w:ind w:left="2127"/>
                            </w:pPr>
                            <w:r>
                              <w:t>Faz-se a diferença entre os vetores encontrados, V1 - V2, encontrando o resultado R. Em seguida, aplica-se um método de multiplicação de matrizes sobre R para elevá-lo ao quadrado.</w:t>
                            </w:r>
                          </w:p>
                          <w:p w14:paraId="4A50766D" w14:textId="0FEFAEB8" w:rsidR="00CC5A39" w:rsidRDefault="00CC5A39">
                            <w:pPr>
                              <w:pStyle w:val="Contedodoquadro"/>
                              <w:rPr>
                                <w:b/>
                              </w:rPr>
                            </w:pPr>
                            <w:r>
                              <w:tab/>
                            </w:r>
                            <w:r>
                              <w:tab/>
                            </w:r>
                            <w:r>
                              <w:tab/>
                            </w:r>
                            <w:r>
                              <w:rPr>
                                <w:b/>
                              </w:rPr>
                              <w:t>Se R&lt;=0.99:</w:t>
                            </w:r>
                          </w:p>
                          <w:p w14:paraId="0BDC0D4A" w14:textId="790E7054" w:rsidR="00CC5A39" w:rsidRDefault="00CC5A39">
                            <w:pPr>
                              <w:pStyle w:val="Contedodoquadro"/>
                              <w:rPr>
                                <w:b/>
                              </w:rPr>
                            </w:pPr>
                            <w:r>
                              <w:rPr>
                                <w:b/>
                              </w:rPr>
                              <w:tab/>
                            </w:r>
                            <w:r>
                              <w:rPr>
                                <w:b/>
                              </w:rPr>
                              <w:tab/>
                            </w:r>
                            <w:r>
                              <w:rPr>
                                <w:b/>
                              </w:rPr>
                              <w:tab/>
                            </w:r>
                            <w:r>
                              <w:rPr>
                                <w:b/>
                              </w:rPr>
                              <w:tab/>
                            </w:r>
                            <w:r>
                              <w:t>A variável resultado receberá o valor “True”</w:t>
                            </w:r>
                          </w:p>
                          <w:p w14:paraId="13F6939F" w14:textId="39F83C27" w:rsidR="00CC5A39" w:rsidRDefault="00CC5A39">
                            <w:pPr>
                              <w:pStyle w:val="Contedodoquadro"/>
                              <w:rPr>
                                <w:b/>
                              </w:rPr>
                            </w:pPr>
                            <w:r>
                              <w:rPr>
                                <w:b/>
                              </w:rPr>
                              <w:tab/>
                            </w:r>
                            <w:r>
                              <w:rPr>
                                <w:b/>
                              </w:rPr>
                              <w:tab/>
                            </w:r>
                            <w:r>
                              <w:rPr>
                                <w:b/>
                              </w:rPr>
                              <w:tab/>
                              <w:t>Senão:</w:t>
                            </w:r>
                          </w:p>
                          <w:p w14:paraId="7589F607" w14:textId="50C35A44" w:rsidR="00CC5A39" w:rsidRDefault="00CC5A39">
                            <w:pPr>
                              <w:pStyle w:val="Contedodoquadro"/>
                            </w:pPr>
                            <w:r>
                              <w:rPr>
                                <w:b/>
                              </w:rPr>
                              <w:tab/>
                            </w:r>
                            <w:r>
                              <w:rPr>
                                <w:b/>
                              </w:rPr>
                              <w:tab/>
                            </w:r>
                            <w:r>
                              <w:rPr>
                                <w:b/>
                              </w:rPr>
                              <w:tab/>
                            </w:r>
                            <w:r>
                              <w:rPr>
                                <w:b/>
                              </w:rPr>
                              <w:tab/>
                            </w:r>
                            <w:r>
                              <w:t>A variável resultado receberá o valor “False”</w:t>
                            </w:r>
                          </w:p>
                          <w:p w14:paraId="716AB891" w14:textId="77777777" w:rsidR="00CC5A39" w:rsidRDefault="00CC5A39">
                            <w:pPr>
                              <w:pStyle w:val="Contedodoquadro"/>
                            </w:pPr>
                          </w:p>
                          <w:p w14:paraId="48B05E62" w14:textId="77777777" w:rsidR="00CC5A39" w:rsidRDefault="00CC5A39">
                            <w:pPr>
                              <w:pStyle w:val="Contedodoquadro"/>
                            </w:pPr>
                            <w:r>
                              <w:rPr>
                                <w:b/>
                              </w:rPr>
                              <w:t>Saída:</w:t>
                            </w:r>
                            <w:r>
                              <w:t xml:space="preserve"> Resultado da comparação das imagens.</w:t>
                            </w:r>
                          </w:p>
                          <w:p w14:paraId="3121A88C" w14:textId="77777777" w:rsidR="00CC5A39" w:rsidRDefault="00CC5A39">
                            <w:pPr>
                              <w:pStyle w:val="Contedodoquadro"/>
                            </w:pPr>
                            <w:r>
                              <w:tab/>
                            </w:r>
                            <w:r>
                              <w:tab/>
                            </w:r>
                            <w:r>
                              <w:tab/>
                            </w:r>
                          </w:p>
                        </w:txbxContent>
                      </wps:txbx>
                      <wps:bodyPr>
                        <a:noAutofit/>
                      </wps:bodyPr>
                    </wps:wsp>
                  </a:graphicData>
                </a:graphic>
              </wp:inline>
            </w:drawing>
          </mc:Choice>
          <mc:Fallback>
            <w:pict>
              <v:rect w14:anchorId="57F2A6D4" id="Rectangle 39" o:spid="_x0000_s1047" style="width:495.85pt;height:70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" strokeweight=".26mm">
                <v:textbox>
                  <w:txbxContent>
                    <w:p w14:paraId="497B2135" w14:textId="77777777" w:rsidR="00CC5A39" w:rsidRDefault="00CC5A39">
                      <w:pPr>
                        <w:pStyle w:val="Contedodoquadro"/>
                      </w:pPr>
                      <w:r>
                        <w:rPr>
                          <w:b/>
                        </w:rPr>
                        <w:t>Entrada:</w:t>
                      </w:r>
                      <w:r>
                        <w:t xml:space="preserve"> Dicionário D de endereço de todas as imagens da base de dados</w:t>
                      </w:r>
                    </w:p>
                    <w:p w14:paraId="13B5CA6B" w14:textId="77777777" w:rsidR="00CC5A39" w:rsidRDefault="00CC5A39">
                      <w:pPr>
                        <w:pStyle w:val="Contedodoquadro"/>
                      </w:pPr>
                    </w:p>
                    <w:p w14:paraId="40232E62" w14:textId="77777777" w:rsidR="00CC5A39" w:rsidRDefault="00CC5A39">
                      <w:pPr>
                        <w:pStyle w:val="Contedodoquadro"/>
                      </w:pPr>
                      <w:r>
                        <w:rPr>
                          <w:b/>
                        </w:rPr>
                        <w:t>Para toda chave_origem, lista_imagem_origem em D faça:</w:t>
                      </w:r>
                    </w:p>
                    <w:p w14:paraId="20B73255" w14:textId="77777777" w:rsidR="00CC5A39" w:rsidRDefault="00CC5A39">
                      <w:pPr>
                        <w:pStyle w:val="Contedodoquadro"/>
                      </w:pPr>
                      <w:r>
                        <w:t xml:space="preserve">       </w:t>
                      </w:r>
                      <w:r>
                        <w:rPr>
                          <w:b/>
                        </w:rPr>
                        <w:t>Para toda chave_comparada, lista_imagem_comparada em D faça:</w:t>
                      </w:r>
                    </w:p>
                    <w:p w14:paraId="77B866BA" w14:textId="58AE5627" w:rsidR="00CC5A39" w:rsidRDefault="00CC5A39" w:rsidP="00505871">
                      <w:pPr>
                        <w:pStyle w:val="Contedodoquadro"/>
                      </w:pPr>
                      <w:r>
                        <w:rPr>
                          <w:b/>
                        </w:rPr>
                        <w:t xml:space="preserve">              Para cada imagem_comparada em P</w:t>
                      </w:r>
                      <w:r>
                        <w:rPr>
                          <w:b/>
                          <w:vertAlign w:val="subscript"/>
                        </w:rPr>
                        <w:t>i</w:t>
                      </w:r>
                      <w:r>
                        <w:rPr>
                          <w:b/>
                        </w:rPr>
                        <w:t>, i={0, tamanho(lista_imagem_comparada)} faça:</w:t>
                      </w:r>
                    </w:p>
                    <w:p w14:paraId="12853D55" w14:textId="21B23A27" w:rsidR="00CC5A39" w:rsidRDefault="00CC5A39">
                      <w:pPr>
                        <w:pStyle w:val="Contedodoquadro"/>
                      </w:pPr>
                      <w:r w:rsidRPr="00505871">
                        <w:tab/>
                      </w:r>
                      <w:r w:rsidRPr="00505871">
                        <w:tab/>
                      </w:r>
                      <w:r>
                        <w:t>Iniciar cálculo de tempo</w:t>
                      </w:r>
                    </w:p>
                    <w:p w14:paraId="090D951C" w14:textId="3A3EB3D1" w:rsidR="00CC5A39" w:rsidRPr="00505871" w:rsidRDefault="00CC5A39" w:rsidP="00505871">
                      <w:pPr>
                        <w:pStyle w:val="Contedodoquadro"/>
                        <w:ind w:left="720" w:firstLine="720"/>
                      </w:pPr>
                      <w:r w:rsidRPr="00505871">
                        <w:t>Imagem_origem = Endereço + indivíduo_origem + “-1.png”</w:t>
                      </w:r>
                    </w:p>
                    <w:p w14:paraId="7849ED52" w14:textId="17E00ADE" w:rsidR="00CC5A39" w:rsidRDefault="00CC5A39" w:rsidP="00505871">
                      <w:pPr>
                        <w:pStyle w:val="Contedodoquadro"/>
                        <w:ind w:left="720" w:firstLine="720"/>
                      </w:pPr>
                      <w:r>
                        <w:t>Imagem1 = False</w:t>
                      </w:r>
                    </w:p>
                    <w:p w14:paraId="47225774" w14:textId="61E044C0" w:rsidR="00CC5A39" w:rsidRDefault="00CC5A39">
                      <w:pPr>
                        <w:pStyle w:val="Contedodoquadro"/>
                      </w:pPr>
                      <w:r>
                        <w:tab/>
                      </w:r>
                      <w:r>
                        <w:tab/>
                        <w:t>Imagem2 = False</w:t>
                      </w:r>
                    </w:p>
                    <w:p w14:paraId="0B81CFF1" w14:textId="73BA5E73" w:rsidR="00CC5A39" w:rsidRDefault="00CC5A39">
                      <w:pPr>
                        <w:pStyle w:val="Contedodoquadro"/>
                        <w:rPr>
                          <w:b/>
                        </w:rPr>
                      </w:pPr>
                      <w:r>
                        <w:rPr>
                          <w:b/>
                        </w:rPr>
                        <w:tab/>
                      </w:r>
                      <w:r>
                        <w:rPr>
                          <w:b/>
                        </w:rPr>
                        <w:tab/>
                        <w:t>Tentar:</w:t>
                      </w:r>
                    </w:p>
                    <w:p w14:paraId="0E12F904" w14:textId="14979FF4" w:rsidR="00CC5A39" w:rsidRDefault="00CC5A39" w:rsidP="00505871">
                      <w:pPr>
                        <w:pStyle w:val="Contedodoquadro"/>
                        <w:ind w:left="2127"/>
                      </w:pPr>
                      <w:r>
                        <w:t>A variável auxiliar da imagem origem tenta receber o vetor gerado pelo método de normalização, V1.</w:t>
                      </w:r>
                    </w:p>
                    <w:p w14:paraId="08E7C53B" w14:textId="223E4EDA" w:rsidR="00CC5A39" w:rsidRDefault="00CC5A39">
                      <w:pPr>
                        <w:pStyle w:val="Contedodoquadro"/>
                        <w:rPr>
                          <w:b/>
                        </w:rPr>
                      </w:pPr>
                      <w:r>
                        <w:tab/>
                      </w:r>
                      <w:r>
                        <w:tab/>
                      </w:r>
                      <w:r>
                        <w:rPr>
                          <w:b/>
                        </w:rPr>
                        <w:t>Exceção:</w:t>
                      </w:r>
                      <w:r>
                        <w:rPr>
                          <w:b/>
                        </w:rPr>
                        <w:tab/>
                      </w:r>
                    </w:p>
                    <w:p w14:paraId="3E861371" w14:textId="4B63BAAA" w:rsidR="00CC5A39" w:rsidRDefault="00CC5A39">
                      <w:pPr>
                        <w:pStyle w:val="Contedodoquadro"/>
                      </w:pPr>
                      <w:r>
                        <w:rPr>
                          <w:b/>
                        </w:rPr>
                        <w:tab/>
                      </w:r>
                      <w:r>
                        <w:rPr>
                          <w:b/>
                        </w:rPr>
                        <w:tab/>
                      </w:r>
                      <w:r>
                        <w:rPr>
                          <w:b/>
                        </w:rPr>
                        <w:tab/>
                      </w:r>
                      <w:r>
                        <w:t>Imagem1 = True</w:t>
                      </w:r>
                    </w:p>
                    <w:p w14:paraId="38A4B9EE" w14:textId="4BFCF1CF" w:rsidR="00CC5A39" w:rsidRDefault="00CC5A39">
                      <w:pPr>
                        <w:pStyle w:val="Contedodoquadro"/>
                        <w:rPr>
                          <w:b/>
                        </w:rPr>
                      </w:pPr>
                      <w:r>
                        <w:rPr>
                          <w:b/>
                        </w:rPr>
                        <w:tab/>
                      </w:r>
                      <w:r>
                        <w:rPr>
                          <w:b/>
                        </w:rPr>
                        <w:tab/>
                        <w:t>Tentar:</w:t>
                      </w:r>
                    </w:p>
                    <w:p w14:paraId="227DBE2C" w14:textId="498ECF0F" w:rsidR="00CC5A39" w:rsidRDefault="00CC5A39" w:rsidP="00505871">
                      <w:pPr>
                        <w:pStyle w:val="Contedodoquadro"/>
                        <w:ind w:left="2127"/>
                      </w:pPr>
                      <w:r>
                        <w:t>A variável auxiliar da imagem origem tenta receber o vetor gerado pelo método de normalização, V2</w:t>
                      </w:r>
                    </w:p>
                    <w:p w14:paraId="4CF5683D" w14:textId="41D57B2D" w:rsidR="00CC5A39" w:rsidRDefault="00CC5A39">
                      <w:pPr>
                        <w:pStyle w:val="Contedodoquadro"/>
                        <w:rPr>
                          <w:b/>
                        </w:rPr>
                      </w:pPr>
                      <w:r>
                        <w:tab/>
                      </w:r>
                      <w:r>
                        <w:tab/>
                      </w:r>
                      <w:r>
                        <w:rPr>
                          <w:b/>
                        </w:rPr>
                        <w:t>Exceção:</w:t>
                      </w:r>
                      <w:r>
                        <w:rPr>
                          <w:b/>
                        </w:rPr>
                        <w:tab/>
                      </w:r>
                    </w:p>
                    <w:p w14:paraId="7DACC638" w14:textId="4D6D9D1E" w:rsidR="00CC5A39" w:rsidRDefault="00CC5A39">
                      <w:pPr>
                        <w:pStyle w:val="Contedodoquadro"/>
                      </w:pPr>
                      <w:r>
                        <w:rPr>
                          <w:b/>
                        </w:rPr>
                        <w:tab/>
                      </w:r>
                      <w:r>
                        <w:rPr>
                          <w:b/>
                        </w:rPr>
                        <w:tab/>
                      </w:r>
                      <w:r>
                        <w:rPr>
                          <w:b/>
                        </w:rPr>
                        <w:tab/>
                      </w:r>
                      <w:r>
                        <w:t>Imagem2 = True</w:t>
                      </w:r>
                    </w:p>
                    <w:p w14:paraId="01317586" w14:textId="73551C04" w:rsidR="00CC5A39" w:rsidRDefault="00CC5A39">
                      <w:pPr>
                        <w:pStyle w:val="Contedodoquadro"/>
                      </w:pPr>
                      <w:r>
                        <w:tab/>
                      </w:r>
                      <w:r>
                        <w:tab/>
                        <w:t>Finalizar cálculo de tempo</w:t>
                      </w:r>
                    </w:p>
                    <w:p w14:paraId="683D5F48" w14:textId="682F50A3" w:rsidR="00CC5A39" w:rsidRDefault="00CC5A39">
                      <w:pPr>
                        <w:pStyle w:val="Contedodoquadro"/>
                        <w:rPr>
                          <w:b/>
                        </w:rPr>
                      </w:pPr>
                      <w:r>
                        <w:rPr>
                          <w:b/>
                        </w:rPr>
                        <w:tab/>
                      </w:r>
                      <w:r>
                        <w:rPr>
                          <w:b/>
                        </w:rPr>
                        <w:tab/>
                        <w:t>Se Imagem1 == False ou Imagem2== False, então:</w:t>
                      </w:r>
                    </w:p>
                    <w:p w14:paraId="157D40A0" w14:textId="7A3570C0" w:rsidR="00CC5A39" w:rsidRDefault="00CC5A39">
                      <w:pPr>
                        <w:pStyle w:val="Contedodoquadro"/>
                        <w:rPr>
                          <w:b/>
                        </w:rPr>
                      </w:pPr>
                      <w:r>
                        <w:rPr>
                          <w:b/>
                        </w:rPr>
                        <w:tab/>
                      </w:r>
                      <w:r>
                        <w:rPr>
                          <w:b/>
                        </w:rPr>
                        <w:tab/>
                      </w:r>
                      <w:r>
                        <w:rPr>
                          <w:b/>
                        </w:rPr>
                        <w:tab/>
                        <w:t>Se Imagem1 == True e Imagem2==True, então:</w:t>
                      </w:r>
                    </w:p>
                    <w:p w14:paraId="0124EA15" w14:textId="6F337965" w:rsidR="00CC5A39" w:rsidRDefault="00CC5A39">
                      <w:pPr>
                        <w:pStyle w:val="Contedodoquadro"/>
                      </w:pPr>
                      <w:r>
                        <w:tab/>
                      </w:r>
                      <w:r>
                        <w:tab/>
                      </w:r>
                      <w:r>
                        <w:tab/>
                      </w:r>
                      <w:r>
                        <w:tab/>
                        <w:t>A variável resultado receberá o valor “Problema nas duas imagens”</w:t>
                      </w:r>
                    </w:p>
                    <w:p w14:paraId="46C4852A" w14:textId="77777777" w:rsidR="00CC5A39" w:rsidRDefault="00CC5A39" w:rsidP="00505871">
                      <w:pPr>
                        <w:pStyle w:val="Contedodoquadro"/>
                        <w:rPr>
                          <w:b/>
                        </w:rPr>
                      </w:pPr>
                      <w:r>
                        <w:rPr>
                          <w:b/>
                        </w:rPr>
                        <w:tab/>
                      </w:r>
                      <w:r>
                        <w:rPr>
                          <w:b/>
                        </w:rPr>
                        <w:tab/>
                      </w:r>
                      <w:r>
                        <w:rPr>
                          <w:b/>
                        </w:rPr>
                        <w:tab/>
                        <w:t>Senão se Imagem1 == True e Imagem2 ==False, então:</w:t>
                      </w:r>
                    </w:p>
                    <w:p w14:paraId="08365BEE" w14:textId="7D978AA7" w:rsidR="00CC5A39" w:rsidRPr="00505871" w:rsidRDefault="00CC5A39" w:rsidP="00505871">
                      <w:pPr>
                        <w:pStyle w:val="Contedodoquadro"/>
                        <w:rPr>
                          <w:b/>
                        </w:rPr>
                      </w:pPr>
                      <w:r>
                        <w:rPr>
                          <w:b/>
                        </w:rPr>
                        <w:tab/>
                      </w:r>
                      <w:r>
                        <w:rPr>
                          <w:b/>
                        </w:rPr>
                        <w:tab/>
                      </w:r>
                      <w:r>
                        <w:rPr>
                          <w:b/>
                        </w:rPr>
                        <w:tab/>
                      </w:r>
                      <w:r>
                        <w:tab/>
                        <w:t>A variável resultado receberá o valor “Problema imagem de origem”</w:t>
                      </w:r>
                    </w:p>
                    <w:p w14:paraId="28718194" w14:textId="39AF1D68" w:rsidR="00CC5A39" w:rsidRDefault="00CC5A39">
                      <w:pPr>
                        <w:pStyle w:val="Contedodoquadro"/>
                        <w:rPr>
                          <w:b/>
                        </w:rPr>
                      </w:pPr>
                      <w:r>
                        <w:rPr>
                          <w:b/>
                        </w:rPr>
                        <w:tab/>
                      </w:r>
                      <w:r>
                        <w:rPr>
                          <w:b/>
                        </w:rPr>
                        <w:tab/>
                      </w:r>
                      <w:r>
                        <w:rPr>
                          <w:b/>
                        </w:rPr>
                        <w:tab/>
                        <w:t>Senão se Imagem2 == True e Imagem1 ==False, então:</w:t>
                      </w:r>
                    </w:p>
                    <w:p w14:paraId="2584DD1D" w14:textId="77777777" w:rsidR="00CC5A39" w:rsidRDefault="00CC5A39">
                      <w:pPr>
                        <w:pStyle w:val="Contedodoquadro"/>
                        <w:ind w:left="2694"/>
                      </w:pPr>
                      <w:r>
                        <w:tab/>
                        <w:t>A variável resultado receberá o valor “Problema imagem comparada”</w:t>
                      </w:r>
                    </w:p>
                    <w:p w14:paraId="75236CE9" w14:textId="0E07F8A0" w:rsidR="00CC5A39" w:rsidRDefault="00CC5A39">
                      <w:pPr>
                        <w:pStyle w:val="Contedodoquadro"/>
                        <w:rPr>
                          <w:b/>
                        </w:rPr>
                      </w:pPr>
                      <w:r>
                        <w:rPr>
                          <w:b/>
                        </w:rPr>
                        <w:tab/>
                      </w:r>
                      <w:r>
                        <w:rPr>
                          <w:b/>
                        </w:rPr>
                        <w:tab/>
                        <w:t>Senão:</w:t>
                      </w:r>
                    </w:p>
                    <w:p w14:paraId="6B161C81" w14:textId="77777777" w:rsidR="00CC5A39" w:rsidRDefault="00CC5A39" w:rsidP="00505871">
                      <w:pPr>
                        <w:pStyle w:val="Contedodoquadro"/>
                        <w:ind w:left="2127"/>
                      </w:pPr>
                      <w:r>
                        <w:t>Faz-se a diferença entre os vetores encontrados, V1 - V2, encontrando o resultado R. Em seguida, aplica-se um método de multiplicação de matrizes sobre R para elevá-lo ao quadrado.</w:t>
                      </w:r>
                    </w:p>
                    <w:p w14:paraId="4A50766D" w14:textId="0FEFAEB8" w:rsidR="00CC5A39" w:rsidRDefault="00CC5A39">
                      <w:pPr>
                        <w:pStyle w:val="Contedodoquadro"/>
                        <w:rPr>
                          <w:b/>
                        </w:rPr>
                      </w:pPr>
                      <w:r>
                        <w:tab/>
                      </w:r>
                      <w:r>
                        <w:tab/>
                      </w:r>
                      <w:r>
                        <w:tab/>
                      </w:r>
                      <w:r>
                        <w:rPr>
                          <w:b/>
                        </w:rPr>
                        <w:t>Se R&lt;=0.99:</w:t>
                      </w:r>
                    </w:p>
                    <w:p w14:paraId="0BDC0D4A" w14:textId="790E7054" w:rsidR="00CC5A39" w:rsidRDefault="00CC5A39">
                      <w:pPr>
                        <w:pStyle w:val="Contedodoquadro"/>
                        <w:rPr>
                          <w:b/>
                        </w:rPr>
                      </w:pPr>
                      <w:r>
                        <w:rPr>
                          <w:b/>
                        </w:rPr>
                        <w:tab/>
                      </w:r>
                      <w:r>
                        <w:rPr>
                          <w:b/>
                        </w:rPr>
                        <w:tab/>
                      </w:r>
                      <w:r>
                        <w:rPr>
                          <w:b/>
                        </w:rPr>
                        <w:tab/>
                      </w:r>
                      <w:r>
                        <w:rPr>
                          <w:b/>
                        </w:rPr>
                        <w:tab/>
                      </w:r>
                      <w:r>
                        <w:t>A variável resultado receberá o valor “True”</w:t>
                      </w:r>
                    </w:p>
                    <w:p w14:paraId="13F6939F" w14:textId="39F83C27" w:rsidR="00CC5A39" w:rsidRDefault="00CC5A39">
                      <w:pPr>
                        <w:pStyle w:val="Contedodoquadro"/>
                        <w:rPr>
                          <w:b/>
                        </w:rPr>
                      </w:pPr>
                      <w:r>
                        <w:rPr>
                          <w:b/>
                        </w:rPr>
                        <w:tab/>
                      </w:r>
                      <w:r>
                        <w:rPr>
                          <w:b/>
                        </w:rPr>
                        <w:tab/>
                      </w:r>
                      <w:r>
                        <w:rPr>
                          <w:b/>
                        </w:rPr>
                        <w:tab/>
                        <w:t>Senão:</w:t>
                      </w:r>
                    </w:p>
                    <w:p w14:paraId="7589F607" w14:textId="50C35A44" w:rsidR="00CC5A39" w:rsidRDefault="00CC5A39">
                      <w:pPr>
                        <w:pStyle w:val="Contedodoquadro"/>
                      </w:pPr>
                      <w:r>
                        <w:rPr>
                          <w:b/>
                        </w:rPr>
                        <w:tab/>
                      </w:r>
                      <w:r>
                        <w:rPr>
                          <w:b/>
                        </w:rPr>
                        <w:tab/>
                      </w:r>
                      <w:r>
                        <w:rPr>
                          <w:b/>
                        </w:rPr>
                        <w:tab/>
                      </w:r>
                      <w:r>
                        <w:rPr>
                          <w:b/>
                        </w:rPr>
                        <w:tab/>
                      </w:r>
                      <w:r>
                        <w:t>A variável resultado receberá o valor “False”</w:t>
                      </w:r>
                    </w:p>
                    <w:p w14:paraId="716AB891" w14:textId="77777777" w:rsidR="00CC5A39" w:rsidRDefault="00CC5A39">
                      <w:pPr>
                        <w:pStyle w:val="Contedodoquadro"/>
                      </w:pPr>
                    </w:p>
                    <w:p w14:paraId="48B05E62" w14:textId="77777777" w:rsidR="00CC5A39" w:rsidRDefault="00CC5A39">
                      <w:pPr>
                        <w:pStyle w:val="Contedodoquadro"/>
                      </w:pPr>
                      <w:r>
                        <w:rPr>
                          <w:b/>
                        </w:rPr>
                        <w:t>Saída:</w:t>
                      </w:r>
                      <w:r>
                        <w:t xml:space="preserve"> Resultado da comparação das imagens.</w:t>
                      </w:r>
                    </w:p>
                    <w:p w14:paraId="3121A88C" w14:textId="77777777" w:rsidR="00CC5A39" w:rsidRDefault="00CC5A39">
                      <w:pPr>
                        <w:pStyle w:val="Contedodoquadro"/>
                      </w:pPr>
                      <w:r>
                        <w:tab/>
                      </w:r>
                      <w:r>
                        <w:tab/>
                      </w:r>
                      <w:r>
                        <w:tab/>
                      </w:r>
                    </w:p>
                  </w:txbxContent>
                </v:textbox>
                <w10:anchorlock/>
              </v:rect>
            </w:pict>
          </mc:Fallback>
        </mc:AlternateContent>
      </w:r>
    </w:p>
    <w:p w14:paraId="5B6F5F0D" w14:textId="77777777" w:rsidR="000F0E5B" w:rsidRDefault="00126F3B">
      <w:pPr>
        <w:pStyle w:val="PargrafodaLista"/>
        <w:ind w:left="0"/>
        <w:jc w:val="center"/>
        <w:rPr>
          <w:sz w:val="24"/>
          <w:szCs w:val="24"/>
        </w:rPr>
      </w:pPr>
      <w:r>
        <w:rPr>
          <w:sz w:val="24"/>
          <w:szCs w:val="24"/>
        </w:rPr>
        <w:lastRenderedPageBreak/>
        <w:t>Figura XX – Pseudo-código do método de comparação e extração de resultados</w:t>
      </w:r>
    </w:p>
    <w:p w14:paraId="5A9E5F5F" w14:textId="4C322101" w:rsidR="000F0E5B" w:rsidRDefault="00126F3B">
      <w:pPr>
        <w:pStyle w:val="PargrafodaLista"/>
        <w:ind w:left="0"/>
        <w:rPr>
          <w:sz w:val="24"/>
          <w:szCs w:val="24"/>
        </w:rPr>
      </w:pPr>
      <w:r>
        <w:rPr>
          <w:sz w:val="24"/>
          <w:szCs w:val="24"/>
        </w:rPr>
        <w:tab/>
        <w:t xml:space="preserve"> </w:t>
      </w:r>
    </w:p>
    <w:p w14:paraId="08BD9DB3" w14:textId="77777777" w:rsidR="000F0E5B" w:rsidRDefault="00126F3B">
      <w:pPr>
        <w:pStyle w:val="PargrafodaLista"/>
        <w:ind w:left="0"/>
        <w:rPr>
          <w:sz w:val="24"/>
          <w:szCs w:val="24"/>
          <w:u w:val="single"/>
        </w:rPr>
      </w:pPr>
      <w:r>
        <w:rPr>
          <w:sz w:val="24"/>
          <w:szCs w:val="24"/>
        </w:rPr>
        <w:tab/>
        <w:t xml:space="preserve">Primeiro, ele tenta fazer a normalização de cada uma das imagens que estão sendo comparadas, separadamente. A divisão foi criada, de modo que, através de variáveis booleanas, é possível fazer o controle e rastrear, em casos de falha, suas devidas origens. Para estes erros, os resultados seguem o mesmo padrão utilizado para os testes do </w:t>
      </w:r>
      <w:r>
        <w:rPr>
          <w:i/>
          <w:sz w:val="24"/>
          <w:szCs w:val="24"/>
        </w:rPr>
        <w:t>Facial Recognition</w:t>
      </w:r>
      <w:r>
        <w:rPr>
          <w:sz w:val="24"/>
          <w:szCs w:val="24"/>
        </w:rPr>
        <w:t>.</w:t>
      </w:r>
    </w:p>
    <w:p w14:paraId="6D579BDD" w14:textId="77777777" w:rsidR="000F0E5B" w:rsidRDefault="00126F3B">
      <w:pPr>
        <w:pStyle w:val="PargrafodaLista"/>
        <w:ind w:left="0"/>
        <w:rPr>
          <w:sz w:val="24"/>
          <w:szCs w:val="24"/>
        </w:rPr>
      </w:pPr>
      <w:r>
        <w:rPr>
          <w:sz w:val="24"/>
          <w:szCs w:val="24"/>
        </w:rPr>
        <w:tab/>
        <w:t xml:space="preserve">Em caso de sucesso na normalização das duas imagens, será aplicada a distância Euclidiana Quadrática, a qual segue a mesma ideia da Distância Euclidiana apresentada na Figura XX, porém, sem a aplicação da raiz quadrada. </w:t>
      </w:r>
    </w:p>
    <w:p w14:paraId="55036432" w14:textId="77777777" w:rsidR="000F0E5B" w:rsidRDefault="00C21C8C">
      <w:pPr>
        <w:pStyle w:val="PargrafodaLista"/>
        <w:ind w:left="0"/>
        <w:rPr>
          <w:sz w:val="24"/>
          <w:szCs w:val="24"/>
        </w:rPr>
      </w:pPr>
      <m:oMathPara>
        <m:oMath>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nary>
        </m:oMath>
      </m:oMathPara>
    </w:p>
    <w:p w14:paraId="7E27B631" w14:textId="6EA9AA56" w:rsidR="000F0E5B" w:rsidRDefault="00126F3B">
      <w:pPr>
        <w:pStyle w:val="PargrafodaLista"/>
        <w:ind w:left="0"/>
        <w:jc w:val="center"/>
        <w:rPr>
          <w:sz w:val="24"/>
          <w:szCs w:val="24"/>
        </w:rPr>
      </w:pPr>
      <w:commentRangeStart w:id="889"/>
      <w:del w:id="890" w:author="Thaíla Gomes" w:date="2020-01-17T22:40:00Z">
        <w:r w:rsidDel="00D22BC4">
          <w:rPr>
            <w:sz w:val="24"/>
            <w:szCs w:val="24"/>
          </w:rPr>
          <w:delText xml:space="preserve">Figura </w:delText>
        </w:r>
      </w:del>
      <w:ins w:id="891" w:author="Thaíla Gomes" w:date="2020-01-17T22:40:00Z">
        <w:r w:rsidR="00D22BC4">
          <w:rPr>
            <w:sz w:val="24"/>
            <w:szCs w:val="24"/>
          </w:rPr>
          <w:t xml:space="preserve">Equação </w:t>
        </w:r>
      </w:ins>
      <w:r>
        <w:rPr>
          <w:sz w:val="24"/>
          <w:szCs w:val="24"/>
        </w:rPr>
        <w:t>XX – Fórmula da Distância Euclidiana Quadrática</w:t>
      </w:r>
      <w:commentRangeEnd w:id="889"/>
      <w:r w:rsidR="00D22BC4">
        <w:rPr>
          <w:rStyle w:val="Refdecomentrio"/>
        </w:rPr>
        <w:commentReference w:id="889"/>
      </w:r>
    </w:p>
    <w:p w14:paraId="54856272" w14:textId="77777777" w:rsidR="000F0E5B" w:rsidRDefault="000F0E5B">
      <w:pPr>
        <w:pStyle w:val="PargrafodaLista"/>
        <w:ind w:left="0"/>
        <w:jc w:val="center"/>
        <w:rPr>
          <w:sz w:val="24"/>
          <w:szCs w:val="24"/>
        </w:rPr>
      </w:pPr>
    </w:p>
    <w:p w14:paraId="1C1E97F1" w14:textId="66C797A1" w:rsidR="000F0E5B" w:rsidRDefault="00126F3B">
      <w:pPr>
        <w:pStyle w:val="PargrafodaLista"/>
        <w:ind w:left="0" w:firstLine="720"/>
        <w:rPr>
          <w:sz w:val="24"/>
          <w:szCs w:val="24"/>
        </w:rPr>
      </w:pPr>
      <w:r>
        <w:rPr>
          <w:sz w:val="24"/>
          <w:szCs w:val="24"/>
        </w:rPr>
        <w:t xml:space="preserve">A razão de se não usar a Distância Euclidiana apresentada na Figura XX, deve-se ao fato de que ao não fazer a raiz quadrada, existe um ganho de tempo e, logo, uma maior eficiência nos </w:t>
      </w:r>
      <w:commentRangeStart w:id="892"/>
      <w:r>
        <w:rPr>
          <w:sz w:val="24"/>
          <w:szCs w:val="24"/>
        </w:rPr>
        <w:t>cálculos de comparação.</w:t>
      </w:r>
      <w:commentRangeEnd w:id="892"/>
      <w:r>
        <w:commentReference w:id="892"/>
      </w:r>
    </w:p>
    <w:p w14:paraId="1210E883" w14:textId="77777777" w:rsidR="007F7BBA" w:rsidRDefault="007F7BBA">
      <w:pPr>
        <w:pStyle w:val="PargrafodaLista"/>
        <w:ind w:left="0" w:firstLine="720"/>
        <w:rPr>
          <w:sz w:val="24"/>
          <w:szCs w:val="24"/>
        </w:rPr>
      </w:pPr>
    </w:p>
    <w:p w14:paraId="7B3EA2BC" w14:textId="77777777" w:rsidR="007F7BBA" w:rsidRDefault="00126F3B">
      <w:pPr>
        <w:pStyle w:val="PargrafodaLista"/>
        <w:numPr>
          <w:ilvl w:val="0"/>
          <w:numId w:val="4"/>
        </w:numPr>
        <w:rPr>
          <w:sz w:val="24"/>
          <w:szCs w:val="24"/>
        </w:rPr>
      </w:pPr>
      <w:r>
        <w:rPr>
          <w:sz w:val="24"/>
          <w:szCs w:val="24"/>
        </w:rPr>
        <w:t>Método de exportação de resultados</w:t>
      </w:r>
    </w:p>
    <w:p w14:paraId="5CB7BAF0" w14:textId="0DE2E605" w:rsidR="000F0E5B" w:rsidRPr="007F7BBA" w:rsidRDefault="007F7BBA" w:rsidP="007F7BBA">
      <w:pPr>
        <w:ind w:firstLine="709"/>
        <w:rPr>
          <w:sz w:val="24"/>
          <w:szCs w:val="24"/>
        </w:rPr>
      </w:pPr>
      <w:r w:rsidRPr="007F7BBA">
        <w:rPr>
          <w:sz w:val="24"/>
          <w:szCs w:val="24"/>
        </w:rPr>
        <w:t>E</w:t>
      </w:r>
      <w:r w:rsidR="00126F3B" w:rsidRPr="007F7BBA">
        <w:rPr>
          <w:rFonts w:eastAsia="OpenSymbol"/>
          <w:sz w:val="24"/>
          <w:szCs w:val="24"/>
        </w:rPr>
        <w:t xml:space="preserve">xporta o resultado em um arquivo .csv. Exatamente igual ao teste do </w:t>
      </w:r>
      <w:r w:rsidR="00126F3B" w:rsidRPr="007F7BBA">
        <w:rPr>
          <w:rFonts w:eastAsia="OpenSymbol"/>
          <w:i/>
          <w:sz w:val="24"/>
          <w:szCs w:val="24"/>
        </w:rPr>
        <w:t>Face Recognition</w:t>
      </w:r>
      <w:r w:rsidR="00126F3B" w:rsidRPr="007F7BBA">
        <w:rPr>
          <w:rFonts w:eastAsia="OpenSymbol"/>
          <w:sz w:val="24"/>
          <w:szCs w:val="24"/>
        </w:rPr>
        <w:t>, ver Figura XX.</w:t>
      </w:r>
    </w:p>
    <w:p w14:paraId="75118E22" w14:textId="77777777" w:rsidR="007F7BBA" w:rsidRDefault="007F7BBA">
      <w:pPr>
        <w:ind w:firstLine="709"/>
        <w:rPr>
          <w:sz w:val="24"/>
          <w:szCs w:val="24"/>
        </w:rPr>
      </w:pPr>
    </w:p>
    <w:p w14:paraId="7101199C" w14:textId="36D91C57" w:rsidR="000F0E5B" w:rsidRDefault="00126F3B">
      <w:pPr>
        <w:ind w:firstLine="709"/>
        <w:rPr>
          <w:sz w:val="24"/>
          <w:szCs w:val="24"/>
        </w:rPr>
      </w:pPr>
      <w:r>
        <w:rPr>
          <w:sz w:val="24"/>
          <w:szCs w:val="24"/>
        </w:rPr>
        <w:t>Para chamar a classe ReconhecimentoFacial() com sucesso, porém, existe a necessidade de atribuir algumas variáveis responsáveis pelo carregamen</w:t>
      </w:r>
      <w:r w:rsidR="007F7BBA">
        <w:rPr>
          <w:sz w:val="24"/>
          <w:szCs w:val="24"/>
        </w:rPr>
        <w:t>to dos modelos e dados utilizado</w:t>
      </w:r>
      <w:r>
        <w:rPr>
          <w:sz w:val="24"/>
          <w:szCs w:val="24"/>
        </w:rPr>
        <w:t>s.</w:t>
      </w:r>
    </w:p>
    <w:p w14:paraId="52406816" w14:textId="77777777" w:rsidR="000F0E5B" w:rsidRDefault="00126F3B">
      <w:pPr>
        <w:ind w:firstLine="709"/>
        <w:rPr>
          <w:sz w:val="24"/>
          <w:szCs w:val="24"/>
        </w:rPr>
      </w:pPr>
      <w:r>
        <w:rPr>
          <w:noProof/>
          <w:lang w:eastAsia="pt-BR"/>
        </w:rPr>
        <mc:AlternateContent>
          <mc:Choice Requires="wps">
            <w:drawing>
              <wp:inline distT="0" distB="0" distL="0" distR="0" wp14:anchorId="279E4B93" wp14:editId="7EC61333">
                <wp:extent cx="5547360" cy="768350"/>
                <wp:effectExtent l="0" t="0" r="0" b="0"/>
                <wp:docPr id="40" name="Rectangle 40"/>
                <wp:cNvGraphicFramePr/>
                <a:graphic xmlns:a="http://schemas.openxmlformats.org/drawingml/2006/main">
                  <a:graphicData uri="http://schemas.microsoft.com/office/word/2010/wordprocessingShape">
                    <wps:wsp>
                      <wps:cNvSpPr/>
                      <wps:spPr>
                        <a:xfrm>
                          <a:off x="0" y="0"/>
                          <a:ext cx="5546880" cy="7678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0CEABA8" w14:textId="77777777" w:rsidR="00CC5A39" w:rsidRPr="007F7BBA" w:rsidRDefault="00CC5A39">
                            <w:pPr>
                              <w:pStyle w:val="Pr-formataoHTML"/>
                              <w:rPr>
                                <w:rFonts w:ascii="Times New Roman" w:hAnsi="Times New Roman" w:cs="Times New Roman"/>
                              </w:rPr>
                            </w:pPr>
                            <w:r w:rsidRPr="007F7BBA">
                              <w:rPr>
                                <w:rFonts w:ascii="Times New Roman" w:hAnsi="Times New Roman" w:cs="Times New Roman"/>
                              </w:rPr>
                              <w:t>fileDir = os.path.dirname(os.path.realpath(__file__))</w:t>
                            </w:r>
                          </w:p>
                          <w:p w14:paraId="539C1E3A" w14:textId="77777777" w:rsidR="00CC5A39" w:rsidRPr="007F7BBA" w:rsidRDefault="00CC5A39">
                            <w:pPr>
                              <w:pStyle w:val="Pr-formataoHTML"/>
                              <w:rPr>
                                <w:rFonts w:ascii="Times New Roman" w:hAnsi="Times New Roman" w:cs="Times New Roman"/>
                              </w:rPr>
                            </w:pPr>
                            <w:r w:rsidRPr="007F7BBA">
                              <w:rPr>
                                <w:rFonts w:ascii="Times New Roman" w:hAnsi="Times New Roman" w:cs="Times New Roman"/>
                              </w:rPr>
                              <w:t>modelDir = os.path.join(fileDir, '..', 'models')</w:t>
                            </w:r>
                          </w:p>
                          <w:p w14:paraId="27407AE0"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dlibModelDir = os.path.join(modelDir, 'dlib')</w:t>
                            </w:r>
                          </w:p>
                          <w:p w14:paraId="6FB6BB1D"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openfaceModelDir = os.path.join(modelDir, 'openface')</w:t>
                            </w:r>
                          </w:p>
                          <w:p w14:paraId="50353C46" w14:textId="77777777" w:rsidR="00CC5A39" w:rsidRDefault="00CC5A39">
                            <w:pPr>
                              <w:pStyle w:val="Pr-formataoHTML"/>
                              <w:rPr>
                                <w:lang w:val="en-US"/>
                              </w:rPr>
                            </w:pPr>
                          </w:p>
                          <w:p w14:paraId="25562345" w14:textId="77777777" w:rsidR="00CC5A39" w:rsidRPr="00C06C75" w:rsidRDefault="00CC5A39">
                            <w:pPr>
                              <w:pStyle w:val="Contedodoquadro"/>
                              <w:jc w:val="left"/>
                              <w:rPr>
                                <w:lang w:val="en-US"/>
                                <w:rPrChange w:id="893" w:author="Geiza Maria Hamazaki da Silva" w:date="2019-11-10T21:02:00Z">
                                  <w:rPr/>
                                </w:rPrChange>
                              </w:rPr>
                            </w:pPr>
                          </w:p>
                        </w:txbxContent>
                      </wps:txbx>
                      <wps:bodyPr>
                        <a:noAutofit/>
                      </wps:bodyPr>
                    </wps:wsp>
                  </a:graphicData>
                </a:graphic>
              </wp:inline>
            </w:drawing>
          </mc:Choice>
          <mc:Fallback>
            <w:pict>
              <v:rect w14:anchorId="279E4B93" id="Rectangle 40" o:spid="_x0000_s1048" style="width:436.8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" strokeweight=".26mm">
                <v:textbox>
                  <w:txbxContent>
                    <w:p w14:paraId="40CEABA8" w14:textId="77777777" w:rsidR="00CC5A39" w:rsidRPr="007F7BBA" w:rsidRDefault="00CC5A39">
                      <w:pPr>
                        <w:pStyle w:val="Pr-formataoHTML"/>
                        <w:rPr>
                          <w:rFonts w:ascii="Times New Roman" w:hAnsi="Times New Roman" w:cs="Times New Roman"/>
                        </w:rPr>
                      </w:pPr>
                      <w:r w:rsidRPr="007F7BBA">
                        <w:rPr>
                          <w:rFonts w:ascii="Times New Roman" w:hAnsi="Times New Roman" w:cs="Times New Roman"/>
                        </w:rPr>
                        <w:t>fileDir = os.path.dirname(os.path.realpath(__file__))</w:t>
                      </w:r>
                    </w:p>
                    <w:p w14:paraId="539C1E3A" w14:textId="77777777" w:rsidR="00CC5A39" w:rsidRPr="007F7BBA" w:rsidRDefault="00CC5A39">
                      <w:pPr>
                        <w:pStyle w:val="Pr-formataoHTML"/>
                        <w:rPr>
                          <w:rFonts w:ascii="Times New Roman" w:hAnsi="Times New Roman" w:cs="Times New Roman"/>
                        </w:rPr>
                      </w:pPr>
                      <w:r w:rsidRPr="007F7BBA">
                        <w:rPr>
                          <w:rFonts w:ascii="Times New Roman" w:hAnsi="Times New Roman" w:cs="Times New Roman"/>
                        </w:rPr>
                        <w:t>modelDir = os.path.join(fileDir, '..', 'models')</w:t>
                      </w:r>
                    </w:p>
                    <w:p w14:paraId="27407AE0"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dlibModelDir = os.path.join(modelDir, 'dlib')</w:t>
                      </w:r>
                    </w:p>
                    <w:p w14:paraId="6FB6BB1D"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openfaceModelDir = os.path.join(modelDir, 'openface')</w:t>
                      </w:r>
                    </w:p>
                    <w:p w14:paraId="50353C46" w14:textId="77777777" w:rsidR="00CC5A39" w:rsidRDefault="00CC5A39">
                      <w:pPr>
                        <w:pStyle w:val="Pr-formataoHTML"/>
                        <w:rPr>
                          <w:lang w:val="en-US"/>
                        </w:rPr>
                      </w:pPr>
                    </w:p>
                    <w:p w14:paraId="25562345" w14:textId="77777777" w:rsidR="00CC5A39" w:rsidRPr="00C06C75" w:rsidRDefault="00CC5A39">
                      <w:pPr>
                        <w:pStyle w:val="Contedodoquadro"/>
                        <w:jc w:val="left"/>
                        <w:rPr>
                          <w:lang w:val="en-US"/>
                          <w:rPrChange w:id="894" w:author="Geiza Maria Hamazaki da Silva" w:date="2019-11-10T21:02:00Z">
                            <w:rPr/>
                          </w:rPrChange>
                        </w:rPr>
                      </w:pPr>
                    </w:p>
                  </w:txbxContent>
                </v:textbox>
                <w10:anchorlock/>
              </v:rect>
            </w:pict>
          </mc:Fallback>
        </mc:AlternateContent>
      </w:r>
    </w:p>
    <w:p w14:paraId="0BE5FBEC" w14:textId="4F1CC558" w:rsidR="000F0E5B" w:rsidRDefault="00126F3B">
      <w:pPr>
        <w:ind w:firstLine="709"/>
        <w:jc w:val="center"/>
        <w:rPr>
          <w:sz w:val="24"/>
          <w:szCs w:val="24"/>
        </w:rPr>
      </w:pPr>
      <w:r>
        <w:rPr>
          <w:sz w:val="24"/>
          <w:szCs w:val="24"/>
        </w:rPr>
        <w:t>Figura XX –</w:t>
      </w:r>
      <w:r w:rsidR="007F7BBA">
        <w:rPr>
          <w:sz w:val="24"/>
          <w:szCs w:val="24"/>
        </w:rPr>
        <w:t xml:space="preserve"> Código responsável pelo endereçamento das pastas</w:t>
      </w:r>
    </w:p>
    <w:p w14:paraId="10FE3DBE" w14:textId="77777777" w:rsidR="000F0E5B" w:rsidRDefault="00126F3B">
      <w:pPr>
        <w:ind w:firstLine="709"/>
        <w:rPr>
          <w:sz w:val="24"/>
          <w:szCs w:val="24"/>
        </w:rPr>
      </w:pPr>
      <w:r>
        <w:rPr>
          <w:sz w:val="24"/>
          <w:szCs w:val="24"/>
        </w:rPr>
        <w:t xml:space="preserve">Inicialmente, são atribuídos caminhos padrões a variáveis. Esses endereços são utilizados para encontrar arquivos em caminhos </w:t>
      </w:r>
      <w:r>
        <w:rPr>
          <w:i/>
          <w:sz w:val="24"/>
          <w:szCs w:val="24"/>
        </w:rPr>
        <w:t>default</w:t>
      </w:r>
      <w:r>
        <w:rPr>
          <w:sz w:val="24"/>
          <w:szCs w:val="24"/>
        </w:rPr>
        <w:t>, ou seja, caso não haja alterações no código ou na organização das pastas, esses endereços serão usados como referência para recuperar os arquivos necessários para o funcionamento da classe.</w:t>
      </w:r>
    </w:p>
    <w:p w14:paraId="04934D90" w14:textId="77777777" w:rsidR="000F0E5B" w:rsidRDefault="00126F3B">
      <w:pPr>
        <w:ind w:firstLine="709"/>
        <w:rPr>
          <w:sz w:val="24"/>
          <w:szCs w:val="24"/>
        </w:rPr>
      </w:pPr>
      <w:r>
        <w:rPr>
          <w:noProof/>
          <w:lang w:eastAsia="pt-BR"/>
        </w:rPr>
        <w:lastRenderedPageBreak/>
        <mc:AlternateContent>
          <mc:Choice Requires="wps">
            <w:drawing>
              <wp:inline distT="0" distB="0" distL="0" distR="0" wp14:anchorId="0FDB92B4" wp14:editId="5746536C">
                <wp:extent cx="5546880" cy="1889185"/>
                <wp:effectExtent l="0" t="0" r="15875" b="15875"/>
                <wp:docPr id="41" name="Rectangle 41"/>
                <wp:cNvGraphicFramePr/>
                <a:graphic xmlns:a="http://schemas.openxmlformats.org/drawingml/2006/main">
                  <a:graphicData uri="http://schemas.microsoft.com/office/word/2010/wordprocessingShape">
                    <wps:wsp>
                      <wps:cNvSpPr/>
                      <wps:spPr>
                        <a:xfrm>
                          <a:off x="0" y="0"/>
                          <a:ext cx="5546880" cy="188918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7FB2F0C"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 = argparse.ArgumentParser()</w:t>
                            </w:r>
                          </w:p>
                          <w:p w14:paraId="2A48D406" w14:textId="77777777" w:rsidR="00CC5A39" w:rsidRPr="007F7BBA" w:rsidRDefault="00CC5A39">
                            <w:pPr>
                              <w:pStyle w:val="Pr-formataoHTML"/>
                              <w:rPr>
                                <w:rFonts w:ascii="Times New Roman" w:hAnsi="Times New Roman" w:cs="Times New Roman"/>
                                <w:lang w:val="en-US"/>
                              </w:rPr>
                            </w:pPr>
                          </w:p>
                          <w:p w14:paraId="46FABCE7"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parser.add_argument('--dlibFacePredictor', type=str, help="Path to dlib's face predictor.",</w:t>
                            </w:r>
                          </w:p>
                          <w:p w14:paraId="1C2DB1C7"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default=os.path.join(dlibModelDir, "shape_predictor_68_face_landmarks.dat"))</w:t>
                            </w:r>
                          </w:p>
                          <w:p w14:paraId="2009DA30" w14:textId="77777777" w:rsidR="00CC5A39" w:rsidRPr="007F7BBA" w:rsidRDefault="00CC5A39">
                            <w:pPr>
                              <w:pStyle w:val="Pr-formataoHTML"/>
                              <w:rPr>
                                <w:rFonts w:ascii="Times New Roman" w:hAnsi="Times New Roman" w:cs="Times New Roman"/>
                                <w:lang w:val="en-US"/>
                              </w:rPr>
                            </w:pPr>
                          </w:p>
                          <w:p w14:paraId="35043470"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parser.add_argument('--networkModel', type=str, help="Path to Torch network model.",</w:t>
                            </w:r>
                          </w:p>
                          <w:p w14:paraId="7D5C6DB9"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default=os.path.join(openfaceModelDir, 'nn4.small2.v1.t7'))</w:t>
                            </w:r>
                          </w:p>
                          <w:p w14:paraId="5DEA4585" w14:textId="77777777" w:rsidR="00CC5A39" w:rsidRPr="007F7BBA" w:rsidRDefault="00CC5A39">
                            <w:pPr>
                              <w:pStyle w:val="Pr-formataoHTML"/>
                              <w:rPr>
                                <w:rFonts w:ascii="Times New Roman" w:hAnsi="Times New Roman" w:cs="Times New Roman"/>
                                <w:lang w:val="en-US"/>
                              </w:rPr>
                            </w:pPr>
                          </w:p>
                          <w:p w14:paraId="7F79EE22"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parser.add_argument('--imgDim', type=int,</w:t>
                            </w:r>
                          </w:p>
                          <w:p w14:paraId="03B180FF"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help="Default image dimension.", default=96)</w:t>
                            </w:r>
                          </w:p>
                          <w:p w14:paraId="4BAE66D1" w14:textId="77777777" w:rsidR="00CC5A39" w:rsidRPr="007F7BBA" w:rsidRDefault="00CC5A39">
                            <w:pPr>
                              <w:pStyle w:val="Pr-formataoHTML"/>
                              <w:rPr>
                                <w:rFonts w:ascii="Times New Roman" w:hAnsi="Times New Roman" w:cs="Times New Roman"/>
                                <w:lang w:val="en-US"/>
                              </w:rPr>
                            </w:pPr>
                          </w:p>
                          <w:p w14:paraId="7CAB31E5"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args = parser.parse_args()</w:t>
                            </w:r>
                          </w:p>
                          <w:p w14:paraId="4EA61374" w14:textId="77777777" w:rsidR="00CC5A39" w:rsidRDefault="00CC5A39">
                            <w:pPr>
                              <w:pStyle w:val="Contedodoquadro"/>
                              <w:jc w:val="left"/>
                            </w:pPr>
                          </w:p>
                        </w:txbxContent>
                      </wps:txbx>
                      <wps:bodyPr>
                        <a:noAutofit/>
                      </wps:bodyPr>
                    </wps:wsp>
                  </a:graphicData>
                </a:graphic>
              </wp:inline>
            </w:drawing>
          </mc:Choice>
          <mc:Fallback>
            <w:pict>
              <v:rect w14:anchorId="0FDB92B4" id="Rectangle 41" o:spid="_x0000_s1049" style="width:436.75pt;height:1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" strokeweight=".26mm">
                <v:textbox>
                  <w:txbxContent>
                    <w:p w14:paraId="67FB2F0C"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 = argparse.ArgumentParser()</w:t>
                      </w:r>
                    </w:p>
                    <w:p w14:paraId="2A48D406" w14:textId="77777777" w:rsidR="00CC5A39" w:rsidRPr="007F7BBA" w:rsidRDefault="00CC5A39">
                      <w:pPr>
                        <w:pStyle w:val="Pr-formataoHTML"/>
                        <w:rPr>
                          <w:rFonts w:ascii="Times New Roman" w:hAnsi="Times New Roman" w:cs="Times New Roman"/>
                          <w:lang w:val="en-US"/>
                        </w:rPr>
                      </w:pPr>
                    </w:p>
                    <w:p w14:paraId="46FABCE7"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parser.add_argument('--dlibFacePredictor', type=str, help="Path to dlib's face predictor.",</w:t>
                      </w:r>
                    </w:p>
                    <w:p w14:paraId="1C2DB1C7"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default=os.path.join(dlibModelDir, "shape_predictor_68_face_landmarks.dat"))</w:t>
                      </w:r>
                    </w:p>
                    <w:p w14:paraId="2009DA30" w14:textId="77777777" w:rsidR="00CC5A39" w:rsidRPr="007F7BBA" w:rsidRDefault="00CC5A39">
                      <w:pPr>
                        <w:pStyle w:val="Pr-formataoHTML"/>
                        <w:rPr>
                          <w:rFonts w:ascii="Times New Roman" w:hAnsi="Times New Roman" w:cs="Times New Roman"/>
                          <w:lang w:val="en-US"/>
                        </w:rPr>
                      </w:pPr>
                    </w:p>
                    <w:p w14:paraId="35043470"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parser.add_argument('--networkModel', type=str, help="Path to Torch network model.",</w:t>
                      </w:r>
                    </w:p>
                    <w:p w14:paraId="7D5C6DB9"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default=os.path.join(openfaceModelDir, 'nn4.small2.v1.t7'))</w:t>
                      </w:r>
                    </w:p>
                    <w:p w14:paraId="5DEA4585" w14:textId="77777777" w:rsidR="00CC5A39" w:rsidRPr="007F7BBA" w:rsidRDefault="00CC5A39">
                      <w:pPr>
                        <w:pStyle w:val="Pr-formataoHTML"/>
                        <w:rPr>
                          <w:rFonts w:ascii="Times New Roman" w:hAnsi="Times New Roman" w:cs="Times New Roman"/>
                          <w:lang w:val="en-US"/>
                        </w:rPr>
                      </w:pPr>
                    </w:p>
                    <w:p w14:paraId="7F79EE22"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parser.add_argument('--imgDim', type=int,</w:t>
                      </w:r>
                    </w:p>
                    <w:p w14:paraId="03B180FF"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 xml:space="preserve">                    help="Default image dimension.", default=96)</w:t>
                      </w:r>
                    </w:p>
                    <w:p w14:paraId="4BAE66D1" w14:textId="77777777" w:rsidR="00CC5A39" w:rsidRPr="007F7BBA" w:rsidRDefault="00CC5A39">
                      <w:pPr>
                        <w:pStyle w:val="Pr-formataoHTML"/>
                        <w:rPr>
                          <w:rFonts w:ascii="Times New Roman" w:hAnsi="Times New Roman" w:cs="Times New Roman"/>
                          <w:lang w:val="en-US"/>
                        </w:rPr>
                      </w:pPr>
                    </w:p>
                    <w:p w14:paraId="7CAB31E5" w14:textId="77777777" w:rsidR="00CC5A39" w:rsidRPr="007F7BBA" w:rsidRDefault="00CC5A39">
                      <w:pPr>
                        <w:pStyle w:val="Pr-formataoHTML"/>
                        <w:rPr>
                          <w:rFonts w:ascii="Times New Roman" w:hAnsi="Times New Roman" w:cs="Times New Roman"/>
                          <w:lang w:val="en-US"/>
                        </w:rPr>
                      </w:pPr>
                      <w:r w:rsidRPr="007F7BBA">
                        <w:rPr>
                          <w:rFonts w:ascii="Times New Roman" w:hAnsi="Times New Roman" w:cs="Times New Roman"/>
                          <w:lang w:val="en-US"/>
                        </w:rPr>
                        <w:t>args = parser.parse_args()</w:t>
                      </w:r>
                    </w:p>
                    <w:p w14:paraId="4EA61374" w14:textId="77777777" w:rsidR="00CC5A39" w:rsidRDefault="00CC5A39">
                      <w:pPr>
                        <w:pStyle w:val="Contedodoquadro"/>
                        <w:jc w:val="left"/>
                      </w:pPr>
                    </w:p>
                  </w:txbxContent>
                </v:textbox>
                <w10:anchorlock/>
              </v:rect>
            </w:pict>
          </mc:Fallback>
        </mc:AlternateContent>
      </w:r>
    </w:p>
    <w:p w14:paraId="22132EE2" w14:textId="26F4EB19" w:rsidR="000F0E5B" w:rsidRDefault="00126F3B">
      <w:pPr>
        <w:ind w:firstLine="709"/>
        <w:jc w:val="center"/>
        <w:rPr>
          <w:sz w:val="24"/>
          <w:szCs w:val="24"/>
        </w:rPr>
      </w:pPr>
      <w:r>
        <w:rPr>
          <w:sz w:val="24"/>
          <w:szCs w:val="24"/>
        </w:rPr>
        <w:t xml:space="preserve">Figura XX – </w:t>
      </w:r>
      <w:r w:rsidR="007F7BBA">
        <w:rPr>
          <w:sz w:val="24"/>
          <w:szCs w:val="24"/>
        </w:rPr>
        <w:t>Código responsável pela parametrização de componentes utilizados na biblioteca</w:t>
      </w:r>
    </w:p>
    <w:p w14:paraId="4E798CEC" w14:textId="77777777" w:rsidR="007F7BBA" w:rsidRDefault="007F7BBA">
      <w:pPr>
        <w:ind w:firstLine="709"/>
        <w:rPr>
          <w:sz w:val="24"/>
          <w:szCs w:val="24"/>
        </w:rPr>
      </w:pPr>
    </w:p>
    <w:p w14:paraId="54FA55F6" w14:textId="137018F1" w:rsidR="000F0E5B" w:rsidRDefault="00126F3B">
      <w:pPr>
        <w:ind w:firstLine="709"/>
        <w:rPr>
          <w:sz w:val="24"/>
          <w:szCs w:val="24"/>
        </w:rPr>
      </w:pPr>
      <w:r>
        <w:rPr>
          <w:sz w:val="24"/>
          <w:szCs w:val="24"/>
        </w:rPr>
        <w:t xml:space="preserve">Após isso, são importados os arquivos </w:t>
      </w:r>
      <w:r>
        <w:rPr>
          <w:i/>
          <w:sz w:val="24"/>
          <w:szCs w:val="24"/>
        </w:rPr>
        <w:t>default</w:t>
      </w:r>
      <w:r>
        <w:rPr>
          <w:sz w:val="24"/>
          <w:szCs w:val="24"/>
        </w:rPr>
        <w:t xml:space="preserve"> ou os passados por parâmetro através da linha de comando. </w:t>
      </w:r>
    </w:p>
    <w:p w14:paraId="22C0B19C" w14:textId="77777777" w:rsidR="000F0E5B" w:rsidRDefault="00126F3B">
      <w:pPr>
        <w:ind w:firstLine="709"/>
        <w:rPr>
          <w:sz w:val="24"/>
          <w:szCs w:val="24"/>
        </w:rPr>
      </w:pPr>
      <w:r>
        <w:rPr>
          <w:sz w:val="24"/>
          <w:szCs w:val="24"/>
        </w:rPr>
        <w:t xml:space="preserve">Esses arquivos são fundamentais para o funcionamento do código, pois tratam-se dos modelos treinados para detecção e reconhecimento de rostos. Também pode ser passado como parâmetro o </w:t>
      </w:r>
      <w:commentRangeStart w:id="895"/>
      <w:r>
        <w:rPr>
          <w:sz w:val="24"/>
          <w:szCs w:val="24"/>
        </w:rPr>
        <w:t>tamanho</w:t>
      </w:r>
      <w:commentRangeEnd w:id="895"/>
      <w:r>
        <w:commentReference w:id="895"/>
      </w:r>
      <w:r>
        <w:rPr>
          <w:sz w:val="24"/>
          <w:szCs w:val="24"/>
        </w:rPr>
        <w:t>, em pixels, que a imagem terá após o seu redimensionamento. Lembrando que quanto menor o tamanho da imagem, mais rápido é seu processamento.</w:t>
      </w:r>
    </w:p>
    <w:p w14:paraId="556A6F15" w14:textId="77777777" w:rsidR="000F0E5B" w:rsidRDefault="000F0E5B">
      <w:pPr>
        <w:ind w:firstLine="709"/>
        <w:rPr>
          <w:sz w:val="24"/>
          <w:szCs w:val="24"/>
        </w:rPr>
      </w:pPr>
    </w:p>
    <w:p w14:paraId="6F34686B" w14:textId="77777777" w:rsidR="000F0E5B" w:rsidRDefault="00126F3B">
      <w:pPr>
        <w:ind w:firstLine="720"/>
        <w:rPr>
          <w:sz w:val="24"/>
          <w:szCs w:val="24"/>
        </w:rPr>
      </w:pPr>
      <w:r>
        <w:rPr>
          <w:noProof/>
          <w:lang w:eastAsia="pt-BR"/>
        </w:rPr>
        <mc:AlternateContent>
          <mc:Choice Requires="wps">
            <w:drawing>
              <wp:inline distT="0" distB="0" distL="0" distR="0" wp14:anchorId="5677C987" wp14:editId="4C7B3142">
                <wp:extent cx="5547360" cy="509905"/>
                <wp:effectExtent l="0" t="0" r="0" b="0"/>
                <wp:docPr id="42" name="Rectangle 42"/>
                <wp:cNvGraphicFramePr/>
                <a:graphic xmlns:a="http://schemas.openxmlformats.org/drawingml/2006/main">
                  <a:graphicData uri="http://schemas.microsoft.com/office/word/2010/wordprocessingShape">
                    <wps:wsp>
                      <wps:cNvSpPr/>
                      <wps:spPr>
                        <a:xfrm>
                          <a:off x="0" y="0"/>
                          <a:ext cx="5546880" cy="5094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CE87701" w14:textId="77777777" w:rsidR="00CC5A39" w:rsidRPr="007F7BBA" w:rsidRDefault="00CC5A39">
                            <w:pPr>
                              <w:pStyle w:val="Contedodoquadro"/>
                              <w:jc w:val="left"/>
                              <w:rPr>
                                <w:color w:val="auto"/>
                                <w:sz w:val="20"/>
                                <w:szCs w:val="20"/>
                                <w:lang w:val="en-US"/>
                              </w:rPr>
                            </w:pPr>
                            <w:r w:rsidRPr="007F7BBA">
                              <w:rPr>
                                <w:color w:val="auto"/>
                                <w:sz w:val="20"/>
                                <w:szCs w:val="20"/>
                                <w:lang w:val="en-US"/>
                              </w:rPr>
                              <w:t>align = openface.AlignDlib(args.dlibFacePredictor)</w:t>
                            </w:r>
                          </w:p>
                          <w:p w14:paraId="7D2A67DB" w14:textId="77777777" w:rsidR="00CC5A39" w:rsidRPr="007F7BBA" w:rsidRDefault="00CC5A39">
                            <w:pPr>
                              <w:pStyle w:val="Contedodoquadro"/>
                              <w:jc w:val="left"/>
                              <w:rPr>
                                <w:lang w:val="en-US"/>
                                <w:rPrChange w:id="896" w:author="Geiza Maria Hamazaki da Silva" w:date="2019-11-10T21:02:00Z">
                                  <w:rPr/>
                                </w:rPrChange>
                              </w:rPr>
                            </w:pPr>
                            <w:r w:rsidRPr="007F7BBA">
                              <w:rPr>
                                <w:color w:val="auto"/>
                                <w:sz w:val="20"/>
                                <w:szCs w:val="20"/>
                                <w:lang w:val="en-US"/>
                              </w:rPr>
                              <w:t>net = openface.TorchNeuralNet(args.networkModel, args.imgDim)</w:t>
                            </w:r>
                          </w:p>
                        </w:txbxContent>
                      </wps:txbx>
                      <wps:bodyPr>
                        <a:noAutofit/>
                      </wps:bodyPr>
                    </wps:wsp>
                  </a:graphicData>
                </a:graphic>
              </wp:inline>
            </w:drawing>
          </mc:Choice>
          <mc:Fallback>
            <w:pict>
              <v:rect w14:anchorId="5677C987" id="Rectangle 42" o:spid="_x0000_s1050" style="width:436.8pt;height: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" strokeweight=".26mm">
                <v:textbox>
                  <w:txbxContent>
                    <w:p w14:paraId="7CE87701" w14:textId="77777777" w:rsidR="00CC5A39" w:rsidRPr="007F7BBA" w:rsidRDefault="00CC5A39">
                      <w:pPr>
                        <w:pStyle w:val="Contedodoquadro"/>
                        <w:jc w:val="left"/>
                        <w:rPr>
                          <w:color w:val="auto"/>
                          <w:sz w:val="20"/>
                          <w:szCs w:val="20"/>
                          <w:lang w:val="en-US"/>
                        </w:rPr>
                      </w:pPr>
                      <w:r w:rsidRPr="007F7BBA">
                        <w:rPr>
                          <w:color w:val="auto"/>
                          <w:sz w:val="20"/>
                          <w:szCs w:val="20"/>
                          <w:lang w:val="en-US"/>
                        </w:rPr>
                        <w:t>align = openface.AlignDlib(args.dlibFacePredictor)</w:t>
                      </w:r>
                    </w:p>
                    <w:p w14:paraId="7D2A67DB" w14:textId="77777777" w:rsidR="00CC5A39" w:rsidRPr="007F7BBA" w:rsidRDefault="00CC5A39">
                      <w:pPr>
                        <w:pStyle w:val="Contedodoquadro"/>
                        <w:jc w:val="left"/>
                        <w:rPr>
                          <w:lang w:val="en-US"/>
                          <w:rPrChange w:id="897" w:author="Geiza Maria Hamazaki da Silva" w:date="2019-11-10T21:02:00Z">
                            <w:rPr/>
                          </w:rPrChange>
                        </w:rPr>
                      </w:pPr>
                      <w:r w:rsidRPr="007F7BBA">
                        <w:rPr>
                          <w:color w:val="auto"/>
                          <w:sz w:val="20"/>
                          <w:szCs w:val="20"/>
                          <w:lang w:val="en-US"/>
                        </w:rPr>
                        <w:t>net = openface.TorchNeuralNet(args.networkModel, args.imgDim)</w:t>
                      </w:r>
                    </w:p>
                  </w:txbxContent>
                </v:textbox>
                <w10:anchorlock/>
              </v:rect>
            </w:pict>
          </mc:Fallback>
        </mc:AlternateContent>
      </w:r>
    </w:p>
    <w:p w14:paraId="4896D15F" w14:textId="6A15EA1D" w:rsidR="000F0E5B" w:rsidRDefault="007F7BBA">
      <w:pPr>
        <w:ind w:firstLine="720"/>
        <w:jc w:val="center"/>
        <w:rPr>
          <w:sz w:val="24"/>
          <w:szCs w:val="24"/>
        </w:rPr>
      </w:pPr>
      <w:r>
        <w:rPr>
          <w:sz w:val="24"/>
          <w:szCs w:val="24"/>
        </w:rPr>
        <w:t>Figura XX – Código responsável pela inicialização das redes neurais utilizadas</w:t>
      </w:r>
    </w:p>
    <w:p w14:paraId="11CD7E39" w14:textId="77777777" w:rsidR="007F7BBA" w:rsidRDefault="007F7BBA">
      <w:pPr>
        <w:ind w:firstLine="720"/>
        <w:rPr>
          <w:sz w:val="24"/>
          <w:szCs w:val="24"/>
        </w:rPr>
      </w:pPr>
    </w:p>
    <w:p w14:paraId="5CEB1721" w14:textId="65C3562A" w:rsidR="000F0E5B" w:rsidRDefault="00126F3B">
      <w:pPr>
        <w:ind w:firstLine="720"/>
        <w:rPr>
          <w:sz w:val="24"/>
          <w:szCs w:val="24"/>
        </w:rPr>
      </w:pPr>
      <w:r>
        <w:rPr>
          <w:sz w:val="24"/>
          <w:szCs w:val="24"/>
        </w:rPr>
        <w:t>Por fim, os modelos e dados importados são carregados e podem ser utilizados pelo método de normalização da classe ReconhecimentoFacial().</w:t>
      </w:r>
    </w:p>
    <w:p w14:paraId="56F22E90" w14:textId="77777777" w:rsidR="007C10B9" w:rsidRDefault="007C10B9" w:rsidP="007F7BBA">
      <w:pPr>
        <w:rPr>
          <w:sz w:val="24"/>
          <w:szCs w:val="24"/>
        </w:rPr>
      </w:pPr>
    </w:p>
    <w:p w14:paraId="78717664" w14:textId="60DBB5AB" w:rsidR="007C10B9" w:rsidRDefault="007F7BBA" w:rsidP="007C10B9">
      <w:pPr>
        <w:ind w:firstLine="720"/>
        <w:rPr>
          <w:sz w:val="24"/>
          <w:szCs w:val="24"/>
        </w:rPr>
      </w:pPr>
      <w:r>
        <w:rPr>
          <w:sz w:val="24"/>
          <w:szCs w:val="24"/>
        </w:rPr>
        <w:t>A próxima seção trará a análise dos resultados gerados pelos testes descritos nessa seção. Os códigos completos podem ser encontrados no Anexo Y</w:t>
      </w:r>
      <w:r w:rsidR="007C10B9">
        <w:rPr>
          <w:sz w:val="24"/>
          <w:szCs w:val="24"/>
        </w:rPr>
        <w:t xml:space="preserve"> ou</w:t>
      </w:r>
      <w:commentRangeStart w:id="898"/>
      <w:commentRangeStart w:id="899"/>
      <w:r w:rsidR="007C10B9">
        <w:rPr>
          <w:sz w:val="24"/>
          <w:szCs w:val="24"/>
        </w:rPr>
        <w:t xml:space="preserve"> no repositório do </w:t>
      </w:r>
      <w:commentRangeEnd w:id="898"/>
      <w:r w:rsidR="007C10B9">
        <w:commentReference w:id="898"/>
      </w:r>
      <w:commentRangeEnd w:id="899"/>
      <w:r w:rsidR="007C10B9">
        <w:commentReference w:id="899"/>
      </w:r>
      <w:r w:rsidR="007C10B9">
        <w:rPr>
          <w:sz w:val="24"/>
          <w:szCs w:val="24"/>
        </w:rPr>
        <w:t>GitHub</w:t>
      </w:r>
      <w:r w:rsidR="007C10B9">
        <w:rPr>
          <w:sz w:val="24"/>
          <w:szCs w:val="24"/>
          <w:vertAlign w:val="superscript"/>
        </w:rPr>
        <w:t>4</w:t>
      </w:r>
      <w:r w:rsidR="007C10B9">
        <w:rPr>
          <w:sz w:val="24"/>
          <w:szCs w:val="24"/>
        </w:rPr>
        <w:t xml:space="preserve">. </w:t>
      </w:r>
    </w:p>
    <w:p w14:paraId="3CBABD9A" w14:textId="7E8AEFC3" w:rsidR="007F7BBA" w:rsidRDefault="007F7BBA" w:rsidP="007F7BBA">
      <w:pPr>
        <w:rPr>
          <w:sz w:val="24"/>
          <w:szCs w:val="24"/>
        </w:rPr>
      </w:pPr>
    </w:p>
    <w:p w14:paraId="4696D3AC" w14:textId="77777777" w:rsidR="000F0E5B" w:rsidRDefault="000F0E5B">
      <w:pPr>
        <w:ind w:firstLine="720"/>
        <w:rPr>
          <w:sz w:val="24"/>
          <w:szCs w:val="24"/>
        </w:rPr>
      </w:pPr>
    </w:p>
    <w:p w14:paraId="234351E4" w14:textId="5520C15A" w:rsidR="000F0E5B" w:rsidRPr="007C10B9" w:rsidRDefault="00126F3B" w:rsidP="007C10B9">
      <w:pPr>
        <w:pStyle w:val="PargrafodaLista"/>
        <w:numPr>
          <w:ilvl w:val="0"/>
          <w:numId w:val="1"/>
        </w:numPr>
        <w:rPr>
          <w:b/>
          <w:sz w:val="24"/>
          <w:szCs w:val="24"/>
        </w:rPr>
      </w:pPr>
      <w:r w:rsidRPr="007C10B9">
        <w:rPr>
          <w:b/>
          <w:sz w:val="24"/>
          <w:szCs w:val="24"/>
        </w:rPr>
        <w:t>Resultados</w:t>
      </w:r>
    </w:p>
    <w:p w14:paraId="68A95A96" w14:textId="77777777" w:rsidR="000F0E5B" w:rsidRDefault="00126F3B">
      <w:pPr>
        <w:rPr>
          <w:sz w:val="24"/>
          <w:szCs w:val="24"/>
        </w:rPr>
      </w:pPr>
      <w:r>
        <w:rPr>
          <w:sz w:val="24"/>
          <w:szCs w:val="24"/>
        </w:rPr>
        <w:t>Os resultados deste trabalho foram analisados tendo em vista sua utilização prática em um aplicativo voltado para a segurança pública. Para tanto foram avaliados:</w:t>
      </w:r>
    </w:p>
    <w:p w14:paraId="440526A0" w14:textId="77777777" w:rsidR="000F0E5B" w:rsidRDefault="00126F3B">
      <w:pPr>
        <w:pStyle w:val="PargrafodaLista"/>
        <w:numPr>
          <w:ilvl w:val="0"/>
          <w:numId w:val="5"/>
        </w:numPr>
        <w:spacing w:after="160"/>
        <w:rPr>
          <w:sz w:val="24"/>
          <w:szCs w:val="24"/>
        </w:rPr>
      </w:pPr>
      <w:r>
        <w:rPr>
          <w:sz w:val="24"/>
          <w:szCs w:val="24"/>
        </w:rPr>
        <w:t>Acertos – Imagens reconhecidas corretamente pelo algoritmo;</w:t>
      </w:r>
    </w:p>
    <w:p w14:paraId="14A7A4D0" w14:textId="77777777" w:rsidR="000F0E5B" w:rsidRDefault="00126F3B">
      <w:pPr>
        <w:pStyle w:val="PargrafodaLista"/>
        <w:numPr>
          <w:ilvl w:val="0"/>
          <w:numId w:val="5"/>
        </w:numPr>
        <w:spacing w:after="160"/>
        <w:rPr>
          <w:sz w:val="24"/>
          <w:szCs w:val="24"/>
        </w:rPr>
      </w:pPr>
      <w:r>
        <w:rPr>
          <w:sz w:val="24"/>
          <w:szCs w:val="24"/>
        </w:rPr>
        <w:t>Falsos Positivos – Imagens de indivíduos diferentes que foram reconhecidas;</w:t>
      </w:r>
    </w:p>
    <w:p w14:paraId="7E6A8D7C" w14:textId="77777777" w:rsidR="000F0E5B" w:rsidRDefault="00126F3B">
      <w:pPr>
        <w:pStyle w:val="PargrafodaLista"/>
        <w:numPr>
          <w:ilvl w:val="0"/>
          <w:numId w:val="5"/>
        </w:numPr>
        <w:spacing w:after="160"/>
        <w:rPr>
          <w:sz w:val="24"/>
          <w:szCs w:val="24"/>
        </w:rPr>
      </w:pPr>
      <w:r>
        <w:rPr>
          <w:sz w:val="24"/>
          <w:szCs w:val="24"/>
        </w:rPr>
        <w:lastRenderedPageBreak/>
        <w:t>Falsos Negativos – Imagens de uma mesma pessoa que ao serem comparadas, retornaram resultados negativos, ou seja, não houve o reconhecimento;</w:t>
      </w:r>
    </w:p>
    <w:p w14:paraId="58C2CAA7" w14:textId="77777777" w:rsidR="000F0E5B" w:rsidRDefault="00126F3B">
      <w:pPr>
        <w:pStyle w:val="PargrafodaLista"/>
        <w:numPr>
          <w:ilvl w:val="0"/>
          <w:numId w:val="5"/>
        </w:numPr>
        <w:spacing w:after="160"/>
        <w:rPr>
          <w:sz w:val="24"/>
          <w:szCs w:val="24"/>
        </w:rPr>
      </w:pPr>
      <w:r>
        <w:rPr>
          <w:sz w:val="24"/>
          <w:szCs w:val="24"/>
        </w:rPr>
        <w:t>Tempo – O tempo médio para reconhecer cada rosto/levantar cada erro.</w:t>
      </w:r>
    </w:p>
    <w:p w14:paraId="43E54534" w14:textId="77777777" w:rsidR="000F0E5B" w:rsidRDefault="00126F3B">
      <w:pPr>
        <w:pStyle w:val="PargrafodaLista"/>
        <w:numPr>
          <w:ilvl w:val="0"/>
          <w:numId w:val="5"/>
        </w:numPr>
        <w:spacing w:after="160"/>
        <w:rPr>
          <w:sz w:val="24"/>
          <w:szCs w:val="24"/>
        </w:rPr>
      </w:pPr>
      <w:r>
        <w:rPr>
          <w:sz w:val="24"/>
          <w:szCs w:val="24"/>
        </w:rPr>
        <w:t>Performance – Porcentagem de acertos dentro do universo de rostos reconhecidos como um indivíduo.</w:t>
      </w:r>
    </w:p>
    <w:p w14:paraId="4D9CC23E" w14:textId="77777777" w:rsidR="000F0E5B" w:rsidRDefault="00126F3B">
      <w:pPr>
        <w:pStyle w:val="PargrafodaLista"/>
        <w:numPr>
          <w:ilvl w:val="0"/>
          <w:numId w:val="5"/>
        </w:numPr>
        <w:spacing w:after="160"/>
        <w:rPr>
          <w:sz w:val="24"/>
          <w:szCs w:val="24"/>
        </w:rPr>
      </w:pPr>
      <w:r>
        <w:rPr>
          <w:sz w:val="24"/>
          <w:szCs w:val="24"/>
        </w:rPr>
        <w:t>Erros – Problemas de detecção de faces devido a alguma oclusão.</w:t>
      </w:r>
    </w:p>
    <w:p w14:paraId="257E5F71" w14:textId="77777777" w:rsidR="000F0E5B" w:rsidRDefault="00126F3B">
      <w:pPr>
        <w:rPr>
          <w:b/>
          <w:sz w:val="24"/>
          <w:szCs w:val="24"/>
        </w:rPr>
      </w:pPr>
      <w:r>
        <w:rPr>
          <w:b/>
          <w:sz w:val="24"/>
          <w:szCs w:val="24"/>
        </w:rPr>
        <w:t>Acertos</w:t>
      </w:r>
    </w:p>
    <w:p w14:paraId="7C20321C" w14:textId="1DBE5A4E" w:rsidR="000F0E5B" w:rsidRDefault="00126F3B">
      <w:pPr>
        <w:rPr>
          <w:sz w:val="24"/>
          <w:szCs w:val="24"/>
        </w:rPr>
      </w:pPr>
      <w:r>
        <w:rPr>
          <w:sz w:val="24"/>
          <w:szCs w:val="24"/>
        </w:rPr>
        <w:t xml:space="preserve">Acertos em teste de reconhecimento facial significam o algoritmo foi capaz de reconhecer o indivíduo A como ele mesmo. Porém, como o foco desse trabalho é reconhecimento facial com oclusão, os acertos também significam que os algoritmos são capazes de reconhecer a pessoa independentemente do tipo de oclusão da imagem. </w:t>
      </w:r>
    </w:p>
    <w:p w14:paraId="2A9B3548" w14:textId="1F57E7EB" w:rsidR="00854E85" w:rsidRDefault="00854E85">
      <w:pPr>
        <w:rPr>
          <w:sz w:val="24"/>
          <w:szCs w:val="24"/>
        </w:rPr>
      </w:pPr>
    </w:p>
    <w:p w14:paraId="0A68F745" w14:textId="06BD59E8" w:rsidR="00854E85" w:rsidRPr="00B427A4" w:rsidRDefault="00854E85" w:rsidP="00B427A4">
      <w:pPr>
        <w:pStyle w:val="PargrafodaLista"/>
        <w:numPr>
          <w:ilvl w:val="0"/>
          <w:numId w:val="13"/>
        </w:numPr>
        <w:rPr>
          <w:sz w:val="24"/>
          <w:szCs w:val="24"/>
        </w:rPr>
      </w:pPr>
      <w:r w:rsidRPr="00B427A4">
        <w:rPr>
          <w:sz w:val="24"/>
          <w:szCs w:val="24"/>
        </w:rPr>
        <w:t>Indivíduo – Número identificador do indivíduo no banco de dados</w:t>
      </w:r>
    </w:p>
    <w:p w14:paraId="292EBC0D" w14:textId="22FE6E1B" w:rsidR="00854E85" w:rsidRPr="00B427A4" w:rsidRDefault="00854E85" w:rsidP="00B427A4">
      <w:pPr>
        <w:pStyle w:val="PargrafodaLista"/>
        <w:numPr>
          <w:ilvl w:val="0"/>
          <w:numId w:val="13"/>
        </w:numPr>
        <w:rPr>
          <w:sz w:val="24"/>
          <w:szCs w:val="24"/>
        </w:rPr>
      </w:pPr>
      <w:r w:rsidRPr="00B427A4">
        <w:rPr>
          <w:sz w:val="24"/>
          <w:szCs w:val="24"/>
        </w:rPr>
        <w:t>Qtde. Imagens – Quantidade de imagens que aquele indivíduo possui na base de dados</w:t>
      </w:r>
    </w:p>
    <w:p w14:paraId="15D2D4FB" w14:textId="114FCACE" w:rsidR="00854E85" w:rsidRPr="00B427A4" w:rsidRDefault="00854E85" w:rsidP="00B427A4">
      <w:pPr>
        <w:pStyle w:val="PargrafodaLista"/>
        <w:numPr>
          <w:ilvl w:val="0"/>
          <w:numId w:val="13"/>
        </w:numPr>
        <w:rPr>
          <w:sz w:val="24"/>
          <w:szCs w:val="24"/>
        </w:rPr>
      </w:pPr>
      <w:r w:rsidRPr="00B427A4">
        <w:rPr>
          <w:sz w:val="24"/>
          <w:szCs w:val="24"/>
        </w:rPr>
        <w:t>Face Recognition – Número de acertos obtidos no teste com a biblioteca Face Recognition</w:t>
      </w:r>
    </w:p>
    <w:p w14:paraId="3D2404B9" w14:textId="4EFD2BFA" w:rsidR="00854E85" w:rsidRPr="00B427A4" w:rsidRDefault="00854E85" w:rsidP="00B427A4">
      <w:pPr>
        <w:pStyle w:val="PargrafodaLista"/>
        <w:numPr>
          <w:ilvl w:val="0"/>
          <w:numId w:val="13"/>
        </w:numPr>
        <w:rPr>
          <w:sz w:val="24"/>
          <w:szCs w:val="24"/>
        </w:rPr>
      </w:pPr>
      <w:r w:rsidRPr="00B427A4">
        <w:rPr>
          <w:sz w:val="24"/>
          <w:szCs w:val="24"/>
        </w:rPr>
        <w:t>OpenFace – Número de acertos obtidos no teste com a biblioteca OpenFace</w:t>
      </w:r>
    </w:p>
    <w:p w14:paraId="618CF37B" w14:textId="77777777" w:rsidR="00854E85" w:rsidRDefault="00854E85">
      <w:pPr>
        <w:rPr>
          <w:sz w:val="24"/>
          <w:szCs w:val="24"/>
        </w:rPr>
      </w:pPr>
    </w:p>
    <w:tbl>
      <w:tblPr>
        <w:tblW w:w="4540"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1"/>
        <w:gridCol w:w="997"/>
        <w:gridCol w:w="1357"/>
        <w:gridCol w:w="1170"/>
      </w:tblGrid>
      <w:tr w:rsidR="000F0E5B" w14:paraId="236AC991" w14:textId="77777777">
        <w:trPr>
          <w:trHeight w:val="615"/>
          <w:jc w:val="center"/>
        </w:trPr>
        <w:tc>
          <w:tcPr>
            <w:tcW w:w="1150"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7A2F67FC"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950" w:type="dxa"/>
            <w:tcBorders>
              <w:top w:val="single" w:sz="8" w:space="0" w:color="000000"/>
              <w:right w:val="single" w:sz="8" w:space="0" w:color="000000"/>
            </w:tcBorders>
            <w:shd w:val="clear" w:color="000000" w:fill="000000"/>
            <w:vAlign w:val="center"/>
          </w:tcPr>
          <w:p w14:paraId="07B52CA8" w14:textId="77777777" w:rsidR="000F0E5B" w:rsidRDefault="00126F3B">
            <w:pPr>
              <w:rPr>
                <w:b/>
                <w:bCs/>
                <w:color w:val="FFFFFF"/>
                <w:sz w:val="24"/>
                <w:szCs w:val="24"/>
                <w:lang w:eastAsia="pt-BR"/>
              </w:rPr>
            </w:pPr>
            <w:r>
              <w:rPr>
                <w:b/>
                <w:bCs/>
                <w:color w:val="FFFFFF"/>
                <w:sz w:val="24"/>
                <w:szCs w:val="24"/>
                <w:lang w:eastAsia="pt-BR"/>
              </w:rPr>
              <w:t>Qtde</w:t>
            </w:r>
            <w:r>
              <w:rPr>
                <w:b/>
                <w:bCs/>
                <w:color w:val="FFFFFF"/>
                <w:sz w:val="24"/>
                <w:szCs w:val="24"/>
                <w:lang w:eastAsia="pt-BR"/>
              </w:rPr>
              <w:br/>
              <w:t>Imagens</w:t>
            </w:r>
          </w:p>
        </w:tc>
        <w:tc>
          <w:tcPr>
            <w:tcW w:w="1289" w:type="dxa"/>
            <w:tcBorders>
              <w:top w:val="single" w:sz="8" w:space="0" w:color="000000"/>
              <w:bottom w:val="single" w:sz="4" w:space="0" w:color="000000"/>
              <w:right w:val="single" w:sz="4" w:space="0" w:color="000000"/>
            </w:tcBorders>
            <w:shd w:val="clear" w:color="000000" w:fill="000000"/>
            <w:vAlign w:val="center"/>
          </w:tcPr>
          <w:p w14:paraId="4C7ED11E"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t>Recognition</w:t>
            </w:r>
          </w:p>
        </w:tc>
        <w:tc>
          <w:tcPr>
            <w:tcW w:w="1150" w:type="dxa"/>
            <w:tcBorders>
              <w:top w:val="single" w:sz="8" w:space="0" w:color="000000"/>
              <w:left w:val="single" w:sz="8" w:space="0" w:color="000000"/>
              <w:right w:val="single" w:sz="4" w:space="0" w:color="000000"/>
            </w:tcBorders>
            <w:shd w:val="clear" w:color="000000" w:fill="000000"/>
            <w:vAlign w:val="center"/>
          </w:tcPr>
          <w:p w14:paraId="38294C8F" w14:textId="77777777" w:rsidR="000F0E5B" w:rsidRDefault="00126F3B">
            <w:pPr>
              <w:jc w:val="center"/>
              <w:rPr>
                <w:b/>
                <w:bCs/>
                <w:color w:val="FFFFFF"/>
                <w:sz w:val="24"/>
                <w:szCs w:val="24"/>
                <w:lang w:eastAsia="pt-BR"/>
              </w:rPr>
            </w:pPr>
            <w:r>
              <w:rPr>
                <w:b/>
                <w:bCs/>
                <w:color w:val="FFFFFF"/>
                <w:sz w:val="24"/>
                <w:szCs w:val="24"/>
                <w:lang w:eastAsia="pt-BR"/>
              </w:rPr>
              <w:t>OpenFace</w:t>
            </w:r>
          </w:p>
        </w:tc>
      </w:tr>
      <w:tr w:rsidR="000F0E5B" w14:paraId="4815B5C2"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2C37B51" w14:textId="77777777" w:rsidR="000F0E5B" w:rsidRDefault="00126F3B">
            <w:pPr>
              <w:jc w:val="center"/>
              <w:rPr>
                <w:color w:val="000000"/>
                <w:sz w:val="24"/>
                <w:szCs w:val="24"/>
                <w:lang w:eastAsia="pt-BR"/>
              </w:rPr>
            </w:pPr>
            <w:r>
              <w:rPr>
                <w:color w:val="000000"/>
                <w:sz w:val="24"/>
                <w:szCs w:val="24"/>
                <w:lang w:eastAsia="pt-BR"/>
              </w:rPr>
              <w:t>1</w:t>
            </w:r>
          </w:p>
        </w:tc>
        <w:tc>
          <w:tcPr>
            <w:tcW w:w="950" w:type="dxa"/>
            <w:tcBorders>
              <w:bottom w:val="single" w:sz="4" w:space="0" w:color="000000"/>
            </w:tcBorders>
            <w:shd w:val="clear" w:color="auto" w:fill="CCC0D9" w:themeFill="accent4" w:themeFillTint="66"/>
            <w:vAlign w:val="bottom"/>
          </w:tcPr>
          <w:p w14:paraId="305EC2BF" w14:textId="77777777" w:rsidR="000F0E5B" w:rsidRDefault="00126F3B">
            <w:pPr>
              <w:jc w:val="center"/>
              <w:rPr>
                <w:color w:val="000000"/>
                <w:sz w:val="24"/>
                <w:szCs w:val="24"/>
                <w:lang w:eastAsia="pt-BR"/>
              </w:rPr>
            </w:pPr>
            <w:r>
              <w:rPr>
                <w:color w:val="000000"/>
                <w:sz w:val="24"/>
                <w:szCs w:val="24"/>
                <w:lang w:eastAsia="pt-BR"/>
              </w:rPr>
              <w:t>7</w:t>
            </w:r>
          </w:p>
        </w:tc>
        <w:tc>
          <w:tcPr>
            <w:tcW w:w="1289" w:type="dxa"/>
            <w:tcBorders>
              <w:left w:val="single" w:sz="8" w:space="0" w:color="000000"/>
            </w:tcBorders>
            <w:shd w:val="clear" w:color="auto" w:fill="auto"/>
            <w:vAlign w:val="bottom"/>
          </w:tcPr>
          <w:p w14:paraId="3E61D794" w14:textId="77777777" w:rsidR="000F0E5B" w:rsidRDefault="00126F3B">
            <w:pPr>
              <w:jc w:val="center"/>
              <w:rPr>
                <w:color w:val="000000"/>
                <w:sz w:val="24"/>
                <w:szCs w:val="24"/>
                <w:lang w:eastAsia="pt-BR"/>
              </w:rPr>
            </w:pPr>
            <w:r>
              <w:rPr>
                <w:color w:val="000000"/>
                <w:sz w:val="24"/>
                <w:szCs w:val="24"/>
                <w:lang w:eastAsia="pt-BR"/>
              </w:rPr>
              <w:t>7</w:t>
            </w:r>
          </w:p>
        </w:tc>
        <w:tc>
          <w:tcPr>
            <w:tcW w:w="115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4A981977" w14:textId="77777777" w:rsidR="000F0E5B" w:rsidRDefault="00126F3B">
            <w:pPr>
              <w:jc w:val="center"/>
              <w:rPr>
                <w:color w:val="000000"/>
                <w:sz w:val="24"/>
                <w:szCs w:val="24"/>
                <w:lang w:eastAsia="pt-BR"/>
              </w:rPr>
            </w:pPr>
            <w:r>
              <w:rPr>
                <w:color w:val="000000"/>
                <w:sz w:val="24"/>
                <w:szCs w:val="24"/>
                <w:lang w:eastAsia="pt-BR"/>
              </w:rPr>
              <w:t>5</w:t>
            </w:r>
          </w:p>
        </w:tc>
      </w:tr>
      <w:tr w:rsidR="000F0E5B" w14:paraId="676FC68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3EAB0EB" w14:textId="77777777" w:rsidR="000F0E5B" w:rsidRDefault="00126F3B">
            <w:pPr>
              <w:jc w:val="center"/>
              <w:rPr>
                <w:color w:val="000000"/>
                <w:sz w:val="24"/>
                <w:szCs w:val="24"/>
                <w:lang w:eastAsia="pt-BR"/>
              </w:rPr>
            </w:pPr>
            <w:r>
              <w:rPr>
                <w:color w:val="000000"/>
                <w:sz w:val="24"/>
                <w:szCs w:val="24"/>
                <w:lang w:eastAsia="pt-BR"/>
              </w:rPr>
              <w:t>2</w:t>
            </w:r>
          </w:p>
        </w:tc>
        <w:tc>
          <w:tcPr>
            <w:tcW w:w="950" w:type="dxa"/>
            <w:tcBorders>
              <w:bottom w:val="single" w:sz="4" w:space="0" w:color="000000"/>
            </w:tcBorders>
            <w:shd w:val="clear" w:color="auto" w:fill="CCC0D9" w:themeFill="accent4" w:themeFillTint="66"/>
            <w:vAlign w:val="bottom"/>
          </w:tcPr>
          <w:p w14:paraId="5D91C7E3"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top w:val="single" w:sz="4" w:space="0" w:color="000000"/>
              <w:left w:val="single" w:sz="8" w:space="0" w:color="000000"/>
              <w:bottom w:val="single" w:sz="4" w:space="0" w:color="000000"/>
              <w:right w:val="single" w:sz="4" w:space="0" w:color="000000"/>
            </w:tcBorders>
            <w:shd w:val="clear" w:color="auto" w:fill="auto"/>
            <w:vAlign w:val="bottom"/>
          </w:tcPr>
          <w:p w14:paraId="3CAE4939" w14:textId="77777777" w:rsidR="000F0E5B" w:rsidRDefault="00126F3B">
            <w:pPr>
              <w:jc w:val="center"/>
              <w:rPr>
                <w:color w:val="000000"/>
                <w:sz w:val="24"/>
                <w:szCs w:val="24"/>
                <w:lang w:eastAsia="pt-BR"/>
              </w:rPr>
            </w:pPr>
            <w:r>
              <w:rPr>
                <w:color w:val="000000"/>
                <w:sz w:val="24"/>
                <w:szCs w:val="24"/>
                <w:lang w:eastAsia="pt-BR"/>
              </w:rPr>
              <w:t>1</w:t>
            </w:r>
          </w:p>
        </w:tc>
        <w:tc>
          <w:tcPr>
            <w:tcW w:w="1150" w:type="dxa"/>
            <w:tcBorders>
              <w:left w:val="single" w:sz="8" w:space="0" w:color="000000"/>
              <w:bottom w:val="single" w:sz="4" w:space="0" w:color="000000"/>
              <w:right w:val="single" w:sz="4" w:space="0" w:color="000000"/>
            </w:tcBorders>
            <w:shd w:val="clear" w:color="auto" w:fill="auto"/>
            <w:vAlign w:val="bottom"/>
          </w:tcPr>
          <w:p w14:paraId="053BEFEB" w14:textId="77777777" w:rsidR="000F0E5B" w:rsidRDefault="00126F3B">
            <w:pPr>
              <w:jc w:val="center"/>
              <w:rPr>
                <w:color w:val="000000"/>
                <w:sz w:val="24"/>
                <w:szCs w:val="24"/>
                <w:lang w:eastAsia="pt-BR"/>
              </w:rPr>
            </w:pPr>
            <w:r>
              <w:rPr>
                <w:color w:val="000000"/>
                <w:sz w:val="24"/>
                <w:szCs w:val="24"/>
                <w:lang w:eastAsia="pt-BR"/>
              </w:rPr>
              <w:t>1</w:t>
            </w:r>
          </w:p>
        </w:tc>
      </w:tr>
      <w:tr w:rsidR="000F0E5B" w14:paraId="200E640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6207081" w14:textId="77777777" w:rsidR="000F0E5B" w:rsidRDefault="00126F3B">
            <w:pPr>
              <w:jc w:val="center"/>
              <w:rPr>
                <w:color w:val="000000"/>
                <w:sz w:val="24"/>
                <w:szCs w:val="24"/>
                <w:lang w:eastAsia="pt-BR"/>
              </w:rPr>
            </w:pPr>
            <w:r>
              <w:rPr>
                <w:color w:val="000000"/>
                <w:sz w:val="24"/>
                <w:szCs w:val="24"/>
                <w:lang w:eastAsia="pt-BR"/>
              </w:rPr>
              <w:t>3</w:t>
            </w:r>
          </w:p>
        </w:tc>
        <w:tc>
          <w:tcPr>
            <w:tcW w:w="950" w:type="dxa"/>
            <w:tcBorders>
              <w:bottom w:val="single" w:sz="4" w:space="0" w:color="000000"/>
            </w:tcBorders>
            <w:shd w:val="clear" w:color="auto" w:fill="CCC0D9" w:themeFill="accent4" w:themeFillTint="66"/>
            <w:vAlign w:val="bottom"/>
          </w:tcPr>
          <w:p w14:paraId="6588CC9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C1CD05C"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087232AA" w14:textId="77777777" w:rsidR="000F0E5B" w:rsidRDefault="00126F3B">
            <w:pPr>
              <w:jc w:val="center"/>
              <w:rPr>
                <w:color w:val="000000"/>
                <w:sz w:val="24"/>
                <w:szCs w:val="24"/>
                <w:lang w:eastAsia="pt-BR"/>
              </w:rPr>
            </w:pPr>
            <w:r>
              <w:rPr>
                <w:color w:val="000000"/>
                <w:sz w:val="24"/>
                <w:szCs w:val="24"/>
                <w:lang w:eastAsia="pt-BR"/>
              </w:rPr>
              <w:t>2</w:t>
            </w:r>
          </w:p>
        </w:tc>
      </w:tr>
      <w:tr w:rsidR="000F0E5B" w14:paraId="75C98F8E"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320F45A" w14:textId="77777777" w:rsidR="000F0E5B" w:rsidRDefault="00126F3B">
            <w:pPr>
              <w:jc w:val="center"/>
              <w:rPr>
                <w:color w:val="000000"/>
                <w:sz w:val="24"/>
                <w:szCs w:val="24"/>
                <w:lang w:eastAsia="pt-BR"/>
              </w:rPr>
            </w:pPr>
            <w:r>
              <w:rPr>
                <w:color w:val="000000"/>
                <w:sz w:val="24"/>
                <w:szCs w:val="24"/>
                <w:lang w:eastAsia="pt-BR"/>
              </w:rPr>
              <w:t>4</w:t>
            </w:r>
          </w:p>
        </w:tc>
        <w:tc>
          <w:tcPr>
            <w:tcW w:w="950" w:type="dxa"/>
            <w:tcBorders>
              <w:bottom w:val="single" w:sz="4" w:space="0" w:color="000000"/>
            </w:tcBorders>
            <w:shd w:val="clear" w:color="auto" w:fill="CCC0D9" w:themeFill="accent4" w:themeFillTint="66"/>
            <w:vAlign w:val="bottom"/>
          </w:tcPr>
          <w:p w14:paraId="024B124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15096273"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241286C9" w14:textId="77777777" w:rsidR="000F0E5B" w:rsidRDefault="00126F3B">
            <w:pPr>
              <w:jc w:val="center"/>
              <w:rPr>
                <w:color w:val="000000"/>
                <w:sz w:val="24"/>
                <w:szCs w:val="24"/>
                <w:lang w:eastAsia="pt-BR"/>
              </w:rPr>
            </w:pPr>
            <w:r>
              <w:rPr>
                <w:color w:val="000000"/>
                <w:sz w:val="24"/>
                <w:szCs w:val="24"/>
                <w:lang w:eastAsia="pt-BR"/>
              </w:rPr>
              <w:t>3</w:t>
            </w:r>
          </w:p>
        </w:tc>
      </w:tr>
      <w:tr w:rsidR="000F0E5B" w14:paraId="542E06FA"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0951FD0" w14:textId="77777777" w:rsidR="000F0E5B" w:rsidRDefault="00126F3B">
            <w:pPr>
              <w:jc w:val="center"/>
              <w:rPr>
                <w:color w:val="000000"/>
                <w:sz w:val="24"/>
                <w:szCs w:val="24"/>
                <w:lang w:eastAsia="pt-BR"/>
              </w:rPr>
            </w:pPr>
            <w:r>
              <w:rPr>
                <w:color w:val="000000"/>
                <w:sz w:val="24"/>
                <w:szCs w:val="24"/>
                <w:lang w:eastAsia="pt-BR"/>
              </w:rPr>
              <w:t>5</w:t>
            </w:r>
          </w:p>
        </w:tc>
        <w:tc>
          <w:tcPr>
            <w:tcW w:w="950" w:type="dxa"/>
            <w:tcBorders>
              <w:bottom w:val="single" w:sz="4" w:space="0" w:color="000000"/>
            </w:tcBorders>
            <w:shd w:val="clear" w:color="auto" w:fill="CCC0D9" w:themeFill="accent4" w:themeFillTint="66"/>
            <w:vAlign w:val="bottom"/>
          </w:tcPr>
          <w:p w14:paraId="03F257B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031ACEB6"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3678D271" w14:textId="77777777" w:rsidR="000F0E5B" w:rsidRDefault="00126F3B">
            <w:pPr>
              <w:jc w:val="center"/>
              <w:rPr>
                <w:color w:val="000000"/>
                <w:sz w:val="24"/>
                <w:szCs w:val="24"/>
                <w:lang w:eastAsia="pt-BR"/>
              </w:rPr>
            </w:pPr>
            <w:r>
              <w:rPr>
                <w:color w:val="000000"/>
                <w:sz w:val="24"/>
                <w:szCs w:val="24"/>
                <w:lang w:eastAsia="pt-BR"/>
              </w:rPr>
              <w:t>2</w:t>
            </w:r>
          </w:p>
        </w:tc>
      </w:tr>
      <w:tr w:rsidR="000F0E5B" w14:paraId="58399A5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4CE9212" w14:textId="77777777" w:rsidR="000F0E5B" w:rsidRDefault="00126F3B">
            <w:pPr>
              <w:jc w:val="center"/>
              <w:rPr>
                <w:color w:val="000000"/>
                <w:sz w:val="24"/>
                <w:szCs w:val="24"/>
                <w:lang w:eastAsia="pt-BR"/>
              </w:rPr>
            </w:pPr>
            <w:r>
              <w:rPr>
                <w:color w:val="000000"/>
                <w:sz w:val="24"/>
                <w:szCs w:val="24"/>
                <w:lang w:eastAsia="pt-BR"/>
              </w:rPr>
              <w:t>6</w:t>
            </w:r>
          </w:p>
        </w:tc>
        <w:tc>
          <w:tcPr>
            <w:tcW w:w="950" w:type="dxa"/>
            <w:tcBorders>
              <w:bottom w:val="single" w:sz="4" w:space="0" w:color="000000"/>
            </w:tcBorders>
            <w:shd w:val="clear" w:color="auto" w:fill="CCC0D9" w:themeFill="accent4" w:themeFillTint="66"/>
            <w:vAlign w:val="bottom"/>
          </w:tcPr>
          <w:p w14:paraId="03C66993"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6DCCE63F"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68A9E16A" w14:textId="77777777" w:rsidR="000F0E5B" w:rsidRDefault="00126F3B">
            <w:pPr>
              <w:jc w:val="center"/>
              <w:rPr>
                <w:color w:val="000000"/>
                <w:sz w:val="24"/>
                <w:szCs w:val="24"/>
                <w:lang w:eastAsia="pt-BR"/>
              </w:rPr>
            </w:pPr>
            <w:r>
              <w:rPr>
                <w:color w:val="000000"/>
                <w:sz w:val="24"/>
                <w:szCs w:val="24"/>
                <w:lang w:eastAsia="pt-BR"/>
              </w:rPr>
              <w:t>3</w:t>
            </w:r>
          </w:p>
        </w:tc>
      </w:tr>
      <w:tr w:rsidR="000F0E5B" w14:paraId="42EFA73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4E1E41A" w14:textId="77777777" w:rsidR="000F0E5B" w:rsidRDefault="00126F3B">
            <w:pPr>
              <w:jc w:val="center"/>
              <w:rPr>
                <w:color w:val="000000"/>
                <w:sz w:val="24"/>
                <w:szCs w:val="24"/>
                <w:lang w:eastAsia="pt-BR"/>
              </w:rPr>
            </w:pPr>
            <w:r>
              <w:rPr>
                <w:color w:val="000000"/>
                <w:sz w:val="24"/>
                <w:szCs w:val="24"/>
                <w:lang w:eastAsia="pt-BR"/>
              </w:rPr>
              <w:t>7</w:t>
            </w:r>
          </w:p>
        </w:tc>
        <w:tc>
          <w:tcPr>
            <w:tcW w:w="950" w:type="dxa"/>
            <w:tcBorders>
              <w:bottom w:val="single" w:sz="4" w:space="0" w:color="000000"/>
            </w:tcBorders>
            <w:shd w:val="clear" w:color="auto" w:fill="CCC0D9" w:themeFill="accent4" w:themeFillTint="66"/>
            <w:vAlign w:val="bottom"/>
          </w:tcPr>
          <w:p w14:paraId="58F888A5" w14:textId="77777777" w:rsidR="000F0E5B" w:rsidRDefault="00126F3B">
            <w:pPr>
              <w:jc w:val="center"/>
              <w:rPr>
                <w:color w:val="000000"/>
                <w:sz w:val="24"/>
                <w:szCs w:val="24"/>
                <w:lang w:eastAsia="pt-BR"/>
              </w:rPr>
            </w:pPr>
            <w:r>
              <w:rPr>
                <w:color w:val="000000"/>
                <w:sz w:val="24"/>
                <w:szCs w:val="24"/>
                <w:lang w:eastAsia="pt-BR"/>
              </w:rPr>
              <w:t>3</w:t>
            </w:r>
          </w:p>
        </w:tc>
        <w:tc>
          <w:tcPr>
            <w:tcW w:w="1289" w:type="dxa"/>
            <w:tcBorders>
              <w:left w:val="single" w:sz="8" w:space="0" w:color="000000"/>
              <w:bottom w:val="single" w:sz="4" w:space="0" w:color="000000"/>
              <w:right w:val="single" w:sz="4" w:space="0" w:color="000000"/>
            </w:tcBorders>
            <w:shd w:val="clear" w:color="auto" w:fill="auto"/>
            <w:vAlign w:val="bottom"/>
          </w:tcPr>
          <w:p w14:paraId="519EFB8E"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5B2559B7" w14:textId="77777777" w:rsidR="000F0E5B" w:rsidRDefault="00126F3B">
            <w:pPr>
              <w:jc w:val="center"/>
              <w:rPr>
                <w:color w:val="000000"/>
                <w:sz w:val="24"/>
                <w:szCs w:val="24"/>
                <w:lang w:eastAsia="pt-BR"/>
              </w:rPr>
            </w:pPr>
            <w:r>
              <w:rPr>
                <w:color w:val="000000"/>
                <w:sz w:val="24"/>
                <w:szCs w:val="24"/>
                <w:lang w:eastAsia="pt-BR"/>
              </w:rPr>
              <w:t>2</w:t>
            </w:r>
          </w:p>
        </w:tc>
      </w:tr>
      <w:tr w:rsidR="000F0E5B" w14:paraId="267E860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EEF75E5" w14:textId="77777777" w:rsidR="000F0E5B" w:rsidRDefault="00126F3B">
            <w:pPr>
              <w:jc w:val="center"/>
              <w:rPr>
                <w:color w:val="000000"/>
                <w:sz w:val="24"/>
                <w:szCs w:val="24"/>
                <w:lang w:eastAsia="pt-BR"/>
              </w:rPr>
            </w:pPr>
            <w:r>
              <w:rPr>
                <w:color w:val="000000"/>
                <w:sz w:val="24"/>
                <w:szCs w:val="24"/>
                <w:lang w:eastAsia="pt-BR"/>
              </w:rPr>
              <w:t>8</w:t>
            </w:r>
          </w:p>
        </w:tc>
        <w:tc>
          <w:tcPr>
            <w:tcW w:w="950" w:type="dxa"/>
            <w:tcBorders>
              <w:bottom w:val="single" w:sz="4" w:space="0" w:color="000000"/>
            </w:tcBorders>
            <w:shd w:val="clear" w:color="auto" w:fill="CCC0D9" w:themeFill="accent4" w:themeFillTint="66"/>
            <w:vAlign w:val="bottom"/>
          </w:tcPr>
          <w:p w14:paraId="438ACEDF"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3F2F2471"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0E95DE51" w14:textId="77777777" w:rsidR="000F0E5B" w:rsidRDefault="00126F3B">
            <w:pPr>
              <w:jc w:val="center"/>
              <w:rPr>
                <w:color w:val="000000"/>
                <w:sz w:val="24"/>
                <w:szCs w:val="24"/>
                <w:lang w:eastAsia="pt-BR"/>
              </w:rPr>
            </w:pPr>
            <w:r>
              <w:rPr>
                <w:color w:val="000000"/>
                <w:sz w:val="24"/>
                <w:szCs w:val="24"/>
                <w:lang w:eastAsia="pt-BR"/>
              </w:rPr>
              <w:t>3</w:t>
            </w:r>
          </w:p>
        </w:tc>
      </w:tr>
      <w:tr w:rsidR="000F0E5B" w14:paraId="70ED1D7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EE92BCF" w14:textId="77777777" w:rsidR="000F0E5B" w:rsidRDefault="00126F3B">
            <w:pPr>
              <w:jc w:val="center"/>
              <w:rPr>
                <w:color w:val="000000"/>
                <w:sz w:val="24"/>
                <w:szCs w:val="24"/>
                <w:lang w:eastAsia="pt-BR"/>
              </w:rPr>
            </w:pPr>
            <w:r>
              <w:rPr>
                <w:color w:val="000000"/>
                <w:sz w:val="24"/>
                <w:szCs w:val="24"/>
                <w:lang w:eastAsia="pt-BR"/>
              </w:rPr>
              <w:t>9</w:t>
            </w:r>
          </w:p>
        </w:tc>
        <w:tc>
          <w:tcPr>
            <w:tcW w:w="950" w:type="dxa"/>
            <w:tcBorders>
              <w:bottom w:val="single" w:sz="4" w:space="0" w:color="000000"/>
            </w:tcBorders>
            <w:shd w:val="clear" w:color="auto" w:fill="CCC0D9" w:themeFill="accent4" w:themeFillTint="66"/>
            <w:vAlign w:val="bottom"/>
          </w:tcPr>
          <w:p w14:paraId="32429FE8"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0FD5CDA"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52DFDB4E" w14:textId="77777777" w:rsidR="000F0E5B" w:rsidRDefault="00126F3B">
            <w:pPr>
              <w:jc w:val="center"/>
              <w:rPr>
                <w:color w:val="000000"/>
                <w:sz w:val="24"/>
                <w:szCs w:val="24"/>
                <w:lang w:eastAsia="pt-BR"/>
              </w:rPr>
            </w:pPr>
            <w:r>
              <w:rPr>
                <w:color w:val="000000"/>
                <w:sz w:val="24"/>
                <w:szCs w:val="24"/>
                <w:lang w:eastAsia="pt-BR"/>
              </w:rPr>
              <w:t>3</w:t>
            </w:r>
          </w:p>
        </w:tc>
      </w:tr>
      <w:tr w:rsidR="000F0E5B" w14:paraId="3300858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38F7DA6" w14:textId="77777777" w:rsidR="000F0E5B" w:rsidRDefault="00126F3B">
            <w:pPr>
              <w:jc w:val="center"/>
              <w:rPr>
                <w:color w:val="000000"/>
                <w:sz w:val="24"/>
                <w:szCs w:val="24"/>
                <w:lang w:eastAsia="pt-BR"/>
              </w:rPr>
            </w:pPr>
            <w:r>
              <w:rPr>
                <w:color w:val="000000"/>
                <w:sz w:val="24"/>
                <w:szCs w:val="24"/>
                <w:lang w:eastAsia="pt-BR"/>
              </w:rPr>
              <w:t>10</w:t>
            </w:r>
          </w:p>
        </w:tc>
        <w:tc>
          <w:tcPr>
            <w:tcW w:w="950" w:type="dxa"/>
            <w:tcBorders>
              <w:bottom w:val="single" w:sz="4" w:space="0" w:color="000000"/>
            </w:tcBorders>
            <w:shd w:val="clear" w:color="auto" w:fill="CCC0D9" w:themeFill="accent4" w:themeFillTint="66"/>
            <w:vAlign w:val="bottom"/>
          </w:tcPr>
          <w:p w14:paraId="42D41E0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E919CE8"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133D555D" w14:textId="77777777" w:rsidR="000F0E5B" w:rsidRDefault="00126F3B">
            <w:pPr>
              <w:jc w:val="center"/>
              <w:rPr>
                <w:color w:val="000000"/>
                <w:sz w:val="24"/>
                <w:szCs w:val="24"/>
                <w:lang w:eastAsia="pt-BR"/>
              </w:rPr>
            </w:pPr>
            <w:r>
              <w:rPr>
                <w:color w:val="000000"/>
                <w:sz w:val="24"/>
                <w:szCs w:val="24"/>
                <w:lang w:eastAsia="pt-BR"/>
              </w:rPr>
              <w:t>3</w:t>
            </w:r>
          </w:p>
        </w:tc>
      </w:tr>
      <w:tr w:rsidR="000F0E5B" w14:paraId="2D4C0C7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60FADD0" w14:textId="77777777" w:rsidR="000F0E5B" w:rsidRDefault="00126F3B">
            <w:pPr>
              <w:jc w:val="center"/>
              <w:rPr>
                <w:color w:val="000000"/>
                <w:sz w:val="24"/>
                <w:szCs w:val="24"/>
                <w:lang w:eastAsia="pt-BR"/>
              </w:rPr>
            </w:pPr>
            <w:r>
              <w:rPr>
                <w:color w:val="000000"/>
                <w:sz w:val="24"/>
                <w:szCs w:val="24"/>
                <w:lang w:eastAsia="pt-BR"/>
              </w:rPr>
              <w:t>11</w:t>
            </w:r>
          </w:p>
        </w:tc>
        <w:tc>
          <w:tcPr>
            <w:tcW w:w="950" w:type="dxa"/>
            <w:tcBorders>
              <w:bottom w:val="single" w:sz="4" w:space="0" w:color="000000"/>
            </w:tcBorders>
            <w:shd w:val="clear" w:color="auto" w:fill="CCC0D9" w:themeFill="accent4" w:themeFillTint="66"/>
            <w:vAlign w:val="bottom"/>
          </w:tcPr>
          <w:p w14:paraId="128BE4A0"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1BCE7C5C"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5B858BAB" w14:textId="77777777" w:rsidR="000F0E5B" w:rsidRDefault="00126F3B">
            <w:pPr>
              <w:jc w:val="center"/>
              <w:rPr>
                <w:color w:val="000000"/>
                <w:sz w:val="24"/>
                <w:szCs w:val="24"/>
                <w:lang w:eastAsia="pt-BR"/>
              </w:rPr>
            </w:pPr>
            <w:r>
              <w:rPr>
                <w:color w:val="000000"/>
                <w:sz w:val="24"/>
                <w:szCs w:val="24"/>
                <w:lang w:eastAsia="pt-BR"/>
              </w:rPr>
              <w:t>4</w:t>
            </w:r>
          </w:p>
        </w:tc>
      </w:tr>
      <w:tr w:rsidR="000F0E5B" w14:paraId="4C960C6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986256A" w14:textId="77777777" w:rsidR="000F0E5B" w:rsidRDefault="00126F3B">
            <w:pPr>
              <w:jc w:val="center"/>
              <w:rPr>
                <w:color w:val="000000"/>
                <w:sz w:val="24"/>
                <w:szCs w:val="24"/>
                <w:lang w:eastAsia="pt-BR"/>
              </w:rPr>
            </w:pPr>
            <w:r>
              <w:rPr>
                <w:color w:val="000000"/>
                <w:sz w:val="24"/>
                <w:szCs w:val="24"/>
                <w:lang w:eastAsia="pt-BR"/>
              </w:rPr>
              <w:t>12</w:t>
            </w:r>
          </w:p>
        </w:tc>
        <w:tc>
          <w:tcPr>
            <w:tcW w:w="950" w:type="dxa"/>
            <w:tcBorders>
              <w:bottom w:val="single" w:sz="4" w:space="0" w:color="000000"/>
            </w:tcBorders>
            <w:shd w:val="clear" w:color="auto" w:fill="CCC0D9" w:themeFill="accent4" w:themeFillTint="66"/>
            <w:vAlign w:val="bottom"/>
          </w:tcPr>
          <w:p w14:paraId="0A562F99" w14:textId="77777777" w:rsidR="000F0E5B" w:rsidRDefault="00126F3B">
            <w:pPr>
              <w:jc w:val="center"/>
              <w:rPr>
                <w:color w:val="000000"/>
                <w:sz w:val="24"/>
                <w:szCs w:val="24"/>
                <w:lang w:eastAsia="pt-BR"/>
              </w:rPr>
            </w:pPr>
            <w:r>
              <w:rPr>
                <w:color w:val="000000"/>
                <w:sz w:val="24"/>
                <w:szCs w:val="24"/>
                <w:lang w:eastAsia="pt-BR"/>
              </w:rPr>
              <w:t>9</w:t>
            </w:r>
          </w:p>
        </w:tc>
        <w:tc>
          <w:tcPr>
            <w:tcW w:w="1289" w:type="dxa"/>
            <w:tcBorders>
              <w:left w:val="single" w:sz="8" w:space="0" w:color="000000"/>
              <w:bottom w:val="single" w:sz="4" w:space="0" w:color="000000"/>
              <w:right w:val="single" w:sz="4" w:space="0" w:color="000000"/>
            </w:tcBorders>
            <w:shd w:val="clear" w:color="auto" w:fill="auto"/>
            <w:vAlign w:val="bottom"/>
          </w:tcPr>
          <w:p w14:paraId="276CBD20" w14:textId="77777777" w:rsidR="000F0E5B" w:rsidRDefault="00126F3B">
            <w:pPr>
              <w:jc w:val="center"/>
              <w:rPr>
                <w:color w:val="000000"/>
                <w:sz w:val="24"/>
                <w:szCs w:val="24"/>
                <w:lang w:eastAsia="pt-BR"/>
              </w:rPr>
            </w:pPr>
            <w:r>
              <w:rPr>
                <w:color w:val="000000"/>
                <w:sz w:val="24"/>
                <w:szCs w:val="24"/>
                <w:lang w:eastAsia="pt-BR"/>
              </w:rPr>
              <w:t>8</w:t>
            </w:r>
          </w:p>
        </w:tc>
        <w:tc>
          <w:tcPr>
            <w:tcW w:w="1150" w:type="dxa"/>
            <w:tcBorders>
              <w:left w:val="single" w:sz="8" w:space="0" w:color="000000"/>
              <w:bottom w:val="single" w:sz="4" w:space="0" w:color="000000"/>
              <w:right w:val="single" w:sz="4" w:space="0" w:color="000000"/>
            </w:tcBorders>
            <w:shd w:val="clear" w:color="auto" w:fill="auto"/>
            <w:vAlign w:val="bottom"/>
          </w:tcPr>
          <w:p w14:paraId="11A0457A" w14:textId="77777777" w:rsidR="000F0E5B" w:rsidRDefault="00126F3B">
            <w:pPr>
              <w:jc w:val="center"/>
              <w:rPr>
                <w:color w:val="000000"/>
                <w:sz w:val="24"/>
                <w:szCs w:val="24"/>
                <w:lang w:eastAsia="pt-BR"/>
              </w:rPr>
            </w:pPr>
            <w:r>
              <w:rPr>
                <w:color w:val="000000"/>
                <w:sz w:val="24"/>
                <w:szCs w:val="24"/>
                <w:lang w:eastAsia="pt-BR"/>
              </w:rPr>
              <w:t>6</w:t>
            </w:r>
          </w:p>
        </w:tc>
      </w:tr>
      <w:tr w:rsidR="000F0E5B" w14:paraId="0A544F5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367606E" w14:textId="77777777" w:rsidR="000F0E5B" w:rsidRDefault="00126F3B">
            <w:pPr>
              <w:jc w:val="center"/>
              <w:rPr>
                <w:color w:val="000000"/>
                <w:sz w:val="24"/>
                <w:szCs w:val="24"/>
                <w:lang w:eastAsia="pt-BR"/>
              </w:rPr>
            </w:pPr>
            <w:r>
              <w:rPr>
                <w:color w:val="000000"/>
                <w:sz w:val="24"/>
                <w:szCs w:val="24"/>
                <w:lang w:eastAsia="pt-BR"/>
              </w:rPr>
              <w:t>13</w:t>
            </w:r>
          </w:p>
        </w:tc>
        <w:tc>
          <w:tcPr>
            <w:tcW w:w="950" w:type="dxa"/>
            <w:tcBorders>
              <w:bottom w:val="single" w:sz="4" w:space="0" w:color="000000"/>
            </w:tcBorders>
            <w:shd w:val="clear" w:color="auto" w:fill="CCC0D9" w:themeFill="accent4" w:themeFillTint="66"/>
            <w:vAlign w:val="bottom"/>
          </w:tcPr>
          <w:p w14:paraId="1FEB2398"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1AC14A93"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0456A067" w14:textId="77777777" w:rsidR="000F0E5B" w:rsidRDefault="00126F3B">
            <w:pPr>
              <w:jc w:val="center"/>
              <w:rPr>
                <w:color w:val="000000"/>
                <w:sz w:val="24"/>
                <w:szCs w:val="24"/>
                <w:lang w:eastAsia="pt-BR"/>
              </w:rPr>
            </w:pPr>
            <w:r>
              <w:rPr>
                <w:color w:val="000000"/>
                <w:sz w:val="24"/>
                <w:szCs w:val="24"/>
                <w:lang w:eastAsia="pt-BR"/>
              </w:rPr>
              <w:t>3</w:t>
            </w:r>
          </w:p>
        </w:tc>
      </w:tr>
      <w:tr w:rsidR="000F0E5B" w14:paraId="5D73717A"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F744765" w14:textId="77777777" w:rsidR="000F0E5B" w:rsidRDefault="00126F3B">
            <w:pPr>
              <w:jc w:val="center"/>
              <w:rPr>
                <w:color w:val="000000"/>
                <w:sz w:val="24"/>
                <w:szCs w:val="24"/>
                <w:lang w:eastAsia="pt-BR"/>
              </w:rPr>
            </w:pPr>
            <w:r>
              <w:rPr>
                <w:color w:val="000000"/>
                <w:sz w:val="24"/>
                <w:szCs w:val="24"/>
                <w:lang w:eastAsia="pt-BR"/>
              </w:rPr>
              <w:lastRenderedPageBreak/>
              <w:t>14</w:t>
            </w:r>
          </w:p>
        </w:tc>
        <w:tc>
          <w:tcPr>
            <w:tcW w:w="950" w:type="dxa"/>
            <w:tcBorders>
              <w:bottom w:val="single" w:sz="4" w:space="0" w:color="000000"/>
            </w:tcBorders>
            <w:shd w:val="clear" w:color="auto" w:fill="CCC0D9" w:themeFill="accent4" w:themeFillTint="66"/>
            <w:vAlign w:val="bottom"/>
          </w:tcPr>
          <w:p w14:paraId="0AE3CD87"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605073BB"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0974B5E9" w14:textId="77777777" w:rsidR="000F0E5B" w:rsidRDefault="00126F3B">
            <w:pPr>
              <w:jc w:val="center"/>
              <w:rPr>
                <w:color w:val="000000"/>
                <w:sz w:val="24"/>
                <w:szCs w:val="24"/>
                <w:lang w:eastAsia="pt-BR"/>
              </w:rPr>
            </w:pPr>
            <w:r>
              <w:rPr>
                <w:color w:val="000000"/>
                <w:sz w:val="24"/>
                <w:szCs w:val="24"/>
                <w:lang w:eastAsia="pt-BR"/>
              </w:rPr>
              <w:t>4</w:t>
            </w:r>
          </w:p>
        </w:tc>
      </w:tr>
      <w:tr w:rsidR="000F0E5B" w14:paraId="6AF8B0A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0D53A40" w14:textId="77777777" w:rsidR="000F0E5B" w:rsidRDefault="00126F3B">
            <w:pPr>
              <w:jc w:val="center"/>
              <w:rPr>
                <w:color w:val="000000"/>
                <w:sz w:val="24"/>
                <w:szCs w:val="24"/>
                <w:lang w:eastAsia="pt-BR"/>
              </w:rPr>
            </w:pPr>
            <w:r>
              <w:rPr>
                <w:color w:val="000000"/>
                <w:sz w:val="24"/>
                <w:szCs w:val="24"/>
                <w:lang w:eastAsia="pt-BR"/>
              </w:rPr>
              <w:t>15</w:t>
            </w:r>
          </w:p>
        </w:tc>
        <w:tc>
          <w:tcPr>
            <w:tcW w:w="950" w:type="dxa"/>
            <w:tcBorders>
              <w:bottom w:val="single" w:sz="4" w:space="0" w:color="000000"/>
            </w:tcBorders>
            <w:shd w:val="clear" w:color="auto" w:fill="CCC0D9" w:themeFill="accent4" w:themeFillTint="66"/>
            <w:vAlign w:val="bottom"/>
          </w:tcPr>
          <w:p w14:paraId="7F28766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E5410E2"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0A188D7D" w14:textId="77777777" w:rsidR="000F0E5B" w:rsidRDefault="00126F3B">
            <w:pPr>
              <w:jc w:val="center"/>
              <w:rPr>
                <w:color w:val="000000"/>
                <w:sz w:val="24"/>
                <w:szCs w:val="24"/>
                <w:lang w:eastAsia="pt-BR"/>
              </w:rPr>
            </w:pPr>
            <w:r>
              <w:rPr>
                <w:color w:val="000000"/>
                <w:sz w:val="24"/>
                <w:szCs w:val="24"/>
                <w:lang w:eastAsia="pt-BR"/>
              </w:rPr>
              <w:t>2</w:t>
            </w:r>
          </w:p>
        </w:tc>
      </w:tr>
      <w:tr w:rsidR="000F0E5B" w14:paraId="5A32BA27"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9DD201" w14:textId="77777777" w:rsidR="000F0E5B" w:rsidRDefault="00126F3B">
            <w:pPr>
              <w:jc w:val="center"/>
              <w:rPr>
                <w:color w:val="000000"/>
                <w:sz w:val="24"/>
                <w:szCs w:val="24"/>
                <w:lang w:eastAsia="pt-BR"/>
              </w:rPr>
            </w:pPr>
            <w:r>
              <w:rPr>
                <w:color w:val="000000"/>
                <w:sz w:val="24"/>
                <w:szCs w:val="24"/>
                <w:lang w:eastAsia="pt-BR"/>
              </w:rPr>
              <w:t>16</w:t>
            </w:r>
          </w:p>
        </w:tc>
        <w:tc>
          <w:tcPr>
            <w:tcW w:w="950" w:type="dxa"/>
            <w:tcBorders>
              <w:bottom w:val="single" w:sz="4" w:space="0" w:color="000000"/>
            </w:tcBorders>
            <w:shd w:val="clear" w:color="auto" w:fill="CCC0D9" w:themeFill="accent4" w:themeFillTint="66"/>
            <w:vAlign w:val="bottom"/>
          </w:tcPr>
          <w:p w14:paraId="7E8E5A62"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362E62A1"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2C8A8C3D" w14:textId="77777777" w:rsidR="000F0E5B" w:rsidRDefault="00126F3B">
            <w:pPr>
              <w:jc w:val="center"/>
              <w:rPr>
                <w:color w:val="000000"/>
                <w:sz w:val="24"/>
                <w:szCs w:val="24"/>
                <w:lang w:eastAsia="pt-BR"/>
              </w:rPr>
            </w:pPr>
            <w:r>
              <w:rPr>
                <w:color w:val="000000"/>
                <w:sz w:val="24"/>
                <w:szCs w:val="24"/>
                <w:lang w:eastAsia="pt-BR"/>
              </w:rPr>
              <w:t>3</w:t>
            </w:r>
          </w:p>
        </w:tc>
      </w:tr>
      <w:tr w:rsidR="000F0E5B" w14:paraId="30C2B3C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71C5AA2" w14:textId="77777777" w:rsidR="000F0E5B" w:rsidRDefault="00126F3B">
            <w:pPr>
              <w:jc w:val="center"/>
              <w:rPr>
                <w:color w:val="000000"/>
                <w:sz w:val="24"/>
                <w:szCs w:val="24"/>
                <w:lang w:eastAsia="pt-BR"/>
              </w:rPr>
            </w:pPr>
            <w:r>
              <w:rPr>
                <w:color w:val="000000"/>
                <w:sz w:val="24"/>
                <w:szCs w:val="24"/>
                <w:lang w:eastAsia="pt-BR"/>
              </w:rPr>
              <w:t>17</w:t>
            </w:r>
          </w:p>
        </w:tc>
        <w:tc>
          <w:tcPr>
            <w:tcW w:w="950" w:type="dxa"/>
            <w:tcBorders>
              <w:bottom w:val="single" w:sz="4" w:space="0" w:color="000000"/>
            </w:tcBorders>
            <w:shd w:val="clear" w:color="auto" w:fill="CCC0D9" w:themeFill="accent4" w:themeFillTint="66"/>
            <w:vAlign w:val="bottom"/>
          </w:tcPr>
          <w:p w14:paraId="45CDEB58"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07CA576E"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7888BCDF" w14:textId="77777777" w:rsidR="000F0E5B" w:rsidRDefault="00126F3B">
            <w:pPr>
              <w:jc w:val="center"/>
              <w:rPr>
                <w:color w:val="000000"/>
                <w:sz w:val="24"/>
                <w:szCs w:val="24"/>
                <w:lang w:eastAsia="pt-BR"/>
              </w:rPr>
            </w:pPr>
            <w:r>
              <w:rPr>
                <w:color w:val="000000"/>
                <w:sz w:val="24"/>
                <w:szCs w:val="24"/>
                <w:lang w:eastAsia="pt-BR"/>
              </w:rPr>
              <w:t>3</w:t>
            </w:r>
          </w:p>
        </w:tc>
      </w:tr>
      <w:tr w:rsidR="000F0E5B" w14:paraId="02CEC89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87750AD" w14:textId="77777777" w:rsidR="000F0E5B" w:rsidRDefault="00126F3B">
            <w:pPr>
              <w:jc w:val="center"/>
              <w:rPr>
                <w:color w:val="000000"/>
                <w:sz w:val="24"/>
                <w:szCs w:val="24"/>
                <w:lang w:eastAsia="pt-BR"/>
              </w:rPr>
            </w:pPr>
            <w:r>
              <w:rPr>
                <w:color w:val="000000"/>
                <w:sz w:val="24"/>
                <w:szCs w:val="24"/>
                <w:lang w:eastAsia="pt-BR"/>
              </w:rPr>
              <w:t>18</w:t>
            </w:r>
          </w:p>
        </w:tc>
        <w:tc>
          <w:tcPr>
            <w:tcW w:w="950" w:type="dxa"/>
            <w:tcBorders>
              <w:bottom w:val="single" w:sz="4" w:space="0" w:color="000000"/>
            </w:tcBorders>
            <w:shd w:val="clear" w:color="auto" w:fill="CCC0D9" w:themeFill="accent4" w:themeFillTint="66"/>
            <w:vAlign w:val="bottom"/>
          </w:tcPr>
          <w:p w14:paraId="545EDAF5"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602C83D"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43C8A0D4" w14:textId="77777777" w:rsidR="000F0E5B" w:rsidRDefault="00126F3B">
            <w:pPr>
              <w:jc w:val="center"/>
              <w:rPr>
                <w:color w:val="000000"/>
                <w:sz w:val="24"/>
                <w:szCs w:val="24"/>
                <w:lang w:eastAsia="pt-BR"/>
              </w:rPr>
            </w:pPr>
            <w:r>
              <w:rPr>
                <w:color w:val="000000"/>
                <w:sz w:val="24"/>
                <w:szCs w:val="24"/>
                <w:lang w:eastAsia="pt-BR"/>
              </w:rPr>
              <w:t>2</w:t>
            </w:r>
          </w:p>
        </w:tc>
      </w:tr>
      <w:tr w:rsidR="000F0E5B" w14:paraId="2124700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1F2586B" w14:textId="77777777" w:rsidR="000F0E5B" w:rsidRDefault="00126F3B">
            <w:pPr>
              <w:jc w:val="center"/>
              <w:rPr>
                <w:color w:val="000000"/>
                <w:sz w:val="24"/>
                <w:szCs w:val="24"/>
                <w:lang w:eastAsia="pt-BR"/>
              </w:rPr>
            </w:pPr>
            <w:r>
              <w:rPr>
                <w:color w:val="000000"/>
                <w:sz w:val="24"/>
                <w:szCs w:val="24"/>
                <w:lang w:eastAsia="pt-BR"/>
              </w:rPr>
              <w:t>19</w:t>
            </w:r>
          </w:p>
        </w:tc>
        <w:tc>
          <w:tcPr>
            <w:tcW w:w="950" w:type="dxa"/>
            <w:tcBorders>
              <w:bottom w:val="single" w:sz="4" w:space="0" w:color="000000"/>
            </w:tcBorders>
            <w:shd w:val="clear" w:color="auto" w:fill="CCC0D9" w:themeFill="accent4" w:themeFillTint="66"/>
            <w:vAlign w:val="bottom"/>
          </w:tcPr>
          <w:p w14:paraId="5936DB9C" w14:textId="77777777" w:rsidR="000F0E5B" w:rsidRDefault="00126F3B">
            <w:pPr>
              <w:jc w:val="center"/>
              <w:rPr>
                <w:color w:val="000000"/>
                <w:sz w:val="24"/>
                <w:szCs w:val="24"/>
                <w:lang w:eastAsia="pt-BR"/>
              </w:rPr>
            </w:pPr>
            <w:r>
              <w:rPr>
                <w:color w:val="000000"/>
                <w:sz w:val="24"/>
                <w:szCs w:val="24"/>
                <w:lang w:eastAsia="pt-BR"/>
              </w:rPr>
              <w:t>12</w:t>
            </w:r>
          </w:p>
        </w:tc>
        <w:tc>
          <w:tcPr>
            <w:tcW w:w="1289" w:type="dxa"/>
            <w:tcBorders>
              <w:left w:val="single" w:sz="8" w:space="0" w:color="000000"/>
              <w:bottom w:val="single" w:sz="4" w:space="0" w:color="000000"/>
              <w:right w:val="single" w:sz="4" w:space="0" w:color="000000"/>
            </w:tcBorders>
            <w:shd w:val="clear" w:color="auto" w:fill="auto"/>
            <w:vAlign w:val="bottom"/>
          </w:tcPr>
          <w:p w14:paraId="2893DF3E" w14:textId="77777777" w:rsidR="000F0E5B" w:rsidRDefault="00126F3B">
            <w:pPr>
              <w:jc w:val="center"/>
              <w:rPr>
                <w:color w:val="000000"/>
                <w:sz w:val="24"/>
                <w:szCs w:val="24"/>
                <w:lang w:eastAsia="pt-BR"/>
              </w:rPr>
            </w:pPr>
            <w:r>
              <w:rPr>
                <w:color w:val="000000"/>
                <w:sz w:val="24"/>
                <w:szCs w:val="24"/>
                <w:lang w:eastAsia="pt-BR"/>
              </w:rPr>
              <w:t>12</w:t>
            </w:r>
          </w:p>
        </w:tc>
        <w:tc>
          <w:tcPr>
            <w:tcW w:w="1150" w:type="dxa"/>
            <w:tcBorders>
              <w:left w:val="single" w:sz="8" w:space="0" w:color="000000"/>
              <w:bottom w:val="single" w:sz="4" w:space="0" w:color="000000"/>
              <w:right w:val="single" w:sz="4" w:space="0" w:color="000000"/>
            </w:tcBorders>
            <w:shd w:val="clear" w:color="auto" w:fill="auto"/>
            <w:vAlign w:val="bottom"/>
          </w:tcPr>
          <w:p w14:paraId="4BE812C2" w14:textId="77777777" w:rsidR="000F0E5B" w:rsidRDefault="00126F3B">
            <w:pPr>
              <w:jc w:val="center"/>
              <w:rPr>
                <w:color w:val="000000"/>
                <w:sz w:val="24"/>
                <w:szCs w:val="24"/>
                <w:lang w:eastAsia="pt-BR"/>
              </w:rPr>
            </w:pPr>
            <w:r>
              <w:rPr>
                <w:color w:val="000000"/>
                <w:sz w:val="24"/>
                <w:szCs w:val="24"/>
                <w:lang w:eastAsia="pt-BR"/>
              </w:rPr>
              <w:t>1</w:t>
            </w:r>
          </w:p>
        </w:tc>
      </w:tr>
      <w:tr w:rsidR="000F0E5B" w14:paraId="0D8105D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DEA5DF7" w14:textId="77777777" w:rsidR="000F0E5B" w:rsidRDefault="00126F3B">
            <w:pPr>
              <w:jc w:val="center"/>
              <w:rPr>
                <w:color w:val="000000"/>
                <w:sz w:val="24"/>
                <w:szCs w:val="24"/>
                <w:lang w:eastAsia="pt-BR"/>
              </w:rPr>
            </w:pPr>
            <w:r>
              <w:rPr>
                <w:color w:val="000000"/>
                <w:sz w:val="24"/>
                <w:szCs w:val="24"/>
                <w:lang w:eastAsia="pt-BR"/>
              </w:rPr>
              <w:t>20</w:t>
            </w:r>
          </w:p>
        </w:tc>
        <w:tc>
          <w:tcPr>
            <w:tcW w:w="950" w:type="dxa"/>
            <w:tcBorders>
              <w:bottom w:val="single" w:sz="4" w:space="0" w:color="000000"/>
            </w:tcBorders>
            <w:shd w:val="clear" w:color="auto" w:fill="CCC0D9" w:themeFill="accent4" w:themeFillTint="66"/>
            <w:vAlign w:val="bottom"/>
          </w:tcPr>
          <w:p w14:paraId="732380A7" w14:textId="77777777" w:rsidR="000F0E5B" w:rsidRDefault="00126F3B">
            <w:pPr>
              <w:jc w:val="center"/>
              <w:rPr>
                <w:color w:val="000000"/>
                <w:sz w:val="24"/>
                <w:szCs w:val="24"/>
                <w:lang w:eastAsia="pt-BR"/>
              </w:rPr>
            </w:pPr>
            <w:r>
              <w:rPr>
                <w:color w:val="000000"/>
                <w:sz w:val="24"/>
                <w:szCs w:val="24"/>
                <w:lang w:eastAsia="pt-BR"/>
              </w:rPr>
              <w:t>8</w:t>
            </w:r>
          </w:p>
        </w:tc>
        <w:tc>
          <w:tcPr>
            <w:tcW w:w="1289" w:type="dxa"/>
            <w:tcBorders>
              <w:left w:val="single" w:sz="8" w:space="0" w:color="000000"/>
              <w:bottom w:val="single" w:sz="4" w:space="0" w:color="000000"/>
              <w:right w:val="single" w:sz="4" w:space="0" w:color="000000"/>
            </w:tcBorders>
            <w:shd w:val="clear" w:color="auto" w:fill="auto"/>
            <w:vAlign w:val="bottom"/>
          </w:tcPr>
          <w:p w14:paraId="340B8227"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388CD2D5" w14:textId="77777777" w:rsidR="000F0E5B" w:rsidRDefault="00126F3B">
            <w:pPr>
              <w:jc w:val="center"/>
              <w:rPr>
                <w:color w:val="000000"/>
                <w:sz w:val="24"/>
                <w:szCs w:val="24"/>
                <w:lang w:eastAsia="pt-BR"/>
              </w:rPr>
            </w:pPr>
            <w:r>
              <w:rPr>
                <w:color w:val="000000"/>
                <w:sz w:val="24"/>
                <w:szCs w:val="24"/>
                <w:lang w:eastAsia="pt-BR"/>
              </w:rPr>
              <w:t>4</w:t>
            </w:r>
          </w:p>
        </w:tc>
      </w:tr>
      <w:tr w:rsidR="000F0E5B" w14:paraId="5B2580B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9CA592F" w14:textId="77777777" w:rsidR="000F0E5B" w:rsidRDefault="00126F3B">
            <w:pPr>
              <w:jc w:val="center"/>
              <w:rPr>
                <w:color w:val="000000"/>
                <w:sz w:val="24"/>
                <w:szCs w:val="24"/>
                <w:lang w:eastAsia="pt-BR"/>
              </w:rPr>
            </w:pPr>
            <w:r>
              <w:rPr>
                <w:color w:val="000000"/>
                <w:sz w:val="24"/>
                <w:szCs w:val="24"/>
                <w:lang w:eastAsia="pt-BR"/>
              </w:rPr>
              <w:t>21</w:t>
            </w:r>
          </w:p>
        </w:tc>
        <w:tc>
          <w:tcPr>
            <w:tcW w:w="950" w:type="dxa"/>
            <w:tcBorders>
              <w:bottom w:val="single" w:sz="4" w:space="0" w:color="000000"/>
            </w:tcBorders>
            <w:shd w:val="clear" w:color="auto" w:fill="CCC0D9" w:themeFill="accent4" w:themeFillTint="66"/>
            <w:vAlign w:val="bottom"/>
          </w:tcPr>
          <w:p w14:paraId="52CC2382"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7C7B1E58"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1A481A4B" w14:textId="77777777" w:rsidR="000F0E5B" w:rsidRDefault="00126F3B">
            <w:pPr>
              <w:jc w:val="center"/>
              <w:rPr>
                <w:color w:val="000000"/>
                <w:sz w:val="24"/>
                <w:szCs w:val="24"/>
                <w:lang w:eastAsia="pt-BR"/>
              </w:rPr>
            </w:pPr>
            <w:r>
              <w:rPr>
                <w:color w:val="000000"/>
                <w:sz w:val="24"/>
                <w:szCs w:val="24"/>
                <w:lang w:eastAsia="pt-BR"/>
              </w:rPr>
              <w:t>2</w:t>
            </w:r>
          </w:p>
        </w:tc>
      </w:tr>
      <w:tr w:rsidR="000F0E5B" w14:paraId="65FEC0D9" w14:textId="77777777">
        <w:trPr>
          <w:trHeight w:val="315"/>
          <w:jc w:val="center"/>
        </w:trPr>
        <w:tc>
          <w:tcPr>
            <w:tcW w:w="1150" w:type="dxa"/>
            <w:tcBorders>
              <w:left w:val="single" w:sz="8" w:space="0" w:color="000000"/>
              <w:bottom w:val="single" w:sz="8" w:space="0" w:color="000000"/>
              <w:right w:val="single" w:sz="8" w:space="0" w:color="000000"/>
            </w:tcBorders>
            <w:shd w:val="clear" w:color="auto" w:fill="C4BC96" w:themeFill="background2" w:themeFillShade="BF"/>
            <w:vAlign w:val="center"/>
          </w:tcPr>
          <w:p w14:paraId="48C6F126" w14:textId="77777777" w:rsidR="000F0E5B" w:rsidRDefault="00126F3B">
            <w:pPr>
              <w:jc w:val="center"/>
              <w:rPr>
                <w:color w:val="000000"/>
                <w:sz w:val="24"/>
                <w:szCs w:val="24"/>
                <w:lang w:eastAsia="pt-BR"/>
              </w:rPr>
            </w:pPr>
            <w:r>
              <w:rPr>
                <w:color w:val="000000"/>
                <w:sz w:val="24"/>
                <w:szCs w:val="24"/>
                <w:lang w:eastAsia="pt-BR"/>
              </w:rPr>
              <w:t>22</w:t>
            </w:r>
          </w:p>
        </w:tc>
        <w:tc>
          <w:tcPr>
            <w:tcW w:w="950" w:type="dxa"/>
            <w:tcBorders>
              <w:bottom w:val="single" w:sz="4" w:space="0" w:color="000000"/>
            </w:tcBorders>
            <w:shd w:val="clear" w:color="auto" w:fill="CCC0D9" w:themeFill="accent4" w:themeFillTint="66"/>
            <w:vAlign w:val="bottom"/>
          </w:tcPr>
          <w:p w14:paraId="131E1965"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8" w:space="0" w:color="000000"/>
              <w:right w:val="single" w:sz="4" w:space="0" w:color="000000"/>
            </w:tcBorders>
            <w:shd w:val="clear" w:color="auto" w:fill="auto"/>
            <w:vAlign w:val="bottom"/>
          </w:tcPr>
          <w:p w14:paraId="04C10253" w14:textId="77777777" w:rsidR="000F0E5B" w:rsidRDefault="00126F3B">
            <w:pPr>
              <w:jc w:val="center"/>
              <w:rPr>
                <w:color w:val="000000"/>
                <w:sz w:val="24"/>
                <w:szCs w:val="24"/>
                <w:lang w:eastAsia="pt-BR"/>
              </w:rPr>
            </w:pPr>
            <w:r>
              <w:rPr>
                <w:color w:val="000000"/>
                <w:sz w:val="24"/>
                <w:szCs w:val="24"/>
                <w:lang w:eastAsia="pt-BR"/>
              </w:rPr>
              <w:t>6</w:t>
            </w:r>
          </w:p>
        </w:tc>
        <w:tc>
          <w:tcPr>
            <w:tcW w:w="1150" w:type="dxa"/>
            <w:tcBorders>
              <w:left w:val="single" w:sz="8" w:space="0" w:color="000000"/>
              <w:bottom w:val="single" w:sz="8" w:space="0" w:color="000000"/>
              <w:right w:val="single" w:sz="4" w:space="0" w:color="000000"/>
            </w:tcBorders>
            <w:shd w:val="clear" w:color="auto" w:fill="auto"/>
            <w:vAlign w:val="bottom"/>
          </w:tcPr>
          <w:p w14:paraId="7B82DA54" w14:textId="77777777" w:rsidR="000F0E5B" w:rsidRDefault="00126F3B">
            <w:pPr>
              <w:jc w:val="center"/>
              <w:rPr>
                <w:color w:val="000000"/>
                <w:sz w:val="24"/>
                <w:szCs w:val="24"/>
                <w:lang w:eastAsia="pt-BR"/>
              </w:rPr>
            </w:pPr>
            <w:r>
              <w:rPr>
                <w:color w:val="000000"/>
                <w:sz w:val="24"/>
                <w:szCs w:val="24"/>
                <w:lang w:eastAsia="pt-BR"/>
              </w:rPr>
              <w:t>2</w:t>
            </w:r>
          </w:p>
        </w:tc>
      </w:tr>
      <w:tr w:rsidR="000F0E5B" w14:paraId="428FF8D7" w14:textId="77777777">
        <w:trPr>
          <w:trHeight w:val="315"/>
          <w:jc w:val="center"/>
        </w:trPr>
        <w:tc>
          <w:tcPr>
            <w:tcW w:w="1150" w:type="dxa"/>
            <w:tcBorders>
              <w:left w:val="single" w:sz="8" w:space="0" w:color="000000"/>
              <w:bottom w:val="single" w:sz="8" w:space="0" w:color="000000"/>
              <w:right w:val="single" w:sz="8" w:space="0" w:color="000000"/>
            </w:tcBorders>
            <w:shd w:val="clear" w:color="000000" w:fill="000000"/>
            <w:vAlign w:val="center"/>
          </w:tcPr>
          <w:p w14:paraId="79393A3E"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950" w:type="dxa"/>
            <w:tcBorders>
              <w:bottom w:val="single" w:sz="8" w:space="0" w:color="000000"/>
            </w:tcBorders>
            <w:shd w:val="clear" w:color="000000" w:fill="000000"/>
            <w:vAlign w:val="bottom"/>
          </w:tcPr>
          <w:p w14:paraId="237C4E91" w14:textId="77777777" w:rsidR="000F0E5B" w:rsidRDefault="00126F3B">
            <w:pPr>
              <w:jc w:val="center"/>
              <w:rPr>
                <w:b/>
                <w:bCs/>
                <w:color w:val="FFFFFF"/>
                <w:sz w:val="24"/>
                <w:szCs w:val="24"/>
                <w:lang w:eastAsia="pt-BR"/>
              </w:rPr>
            </w:pPr>
            <w:r>
              <w:rPr>
                <w:b/>
                <w:bCs/>
                <w:color w:val="FFFFFF"/>
                <w:sz w:val="24"/>
                <w:szCs w:val="24"/>
                <w:lang w:eastAsia="pt-BR"/>
              </w:rPr>
              <w:t>120</w:t>
            </w:r>
          </w:p>
        </w:tc>
        <w:tc>
          <w:tcPr>
            <w:tcW w:w="1289" w:type="dxa"/>
            <w:tcBorders>
              <w:left w:val="single" w:sz="8" w:space="0" w:color="000000"/>
              <w:bottom w:val="single" w:sz="8" w:space="0" w:color="000000"/>
            </w:tcBorders>
            <w:shd w:val="clear" w:color="000000" w:fill="000000"/>
            <w:vAlign w:val="center"/>
          </w:tcPr>
          <w:p w14:paraId="72DED5D5" w14:textId="77777777" w:rsidR="000F0E5B" w:rsidRDefault="00126F3B">
            <w:pPr>
              <w:jc w:val="center"/>
              <w:rPr>
                <w:b/>
                <w:bCs/>
                <w:color w:val="FFFFFF"/>
                <w:sz w:val="24"/>
                <w:szCs w:val="24"/>
                <w:lang w:eastAsia="pt-BR"/>
              </w:rPr>
            </w:pPr>
            <w:r>
              <w:rPr>
                <w:b/>
                <w:bCs/>
                <w:color w:val="FFFFFF"/>
                <w:sz w:val="24"/>
                <w:szCs w:val="24"/>
                <w:lang w:eastAsia="pt-BR"/>
              </w:rPr>
              <w:t>93</w:t>
            </w:r>
          </w:p>
        </w:tc>
        <w:tc>
          <w:tcPr>
            <w:tcW w:w="1150" w:type="dxa"/>
            <w:tcBorders>
              <w:bottom w:val="single" w:sz="8" w:space="0" w:color="000000"/>
              <w:right w:val="single" w:sz="8" w:space="0" w:color="000000"/>
            </w:tcBorders>
            <w:shd w:val="clear" w:color="000000" w:fill="000000"/>
            <w:vAlign w:val="center"/>
          </w:tcPr>
          <w:p w14:paraId="69BE3F51" w14:textId="77777777" w:rsidR="000F0E5B" w:rsidRDefault="00126F3B">
            <w:pPr>
              <w:jc w:val="center"/>
              <w:rPr>
                <w:b/>
                <w:bCs/>
                <w:color w:val="FFFFFF"/>
                <w:sz w:val="24"/>
                <w:szCs w:val="24"/>
                <w:lang w:eastAsia="pt-BR"/>
              </w:rPr>
            </w:pPr>
            <w:r>
              <w:rPr>
                <w:b/>
                <w:bCs/>
                <w:color w:val="FFFFFF"/>
                <w:sz w:val="24"/>
                <w:szCs w:val="24"/>
                <w:lang w:eastAsia="pt-BR"/>
              </w:rPr>
              <w:t>63</w:t>
            </w:r>
          </w:p>
        </w:tc>
      </w:tr>
    </w:tbl>
    <w:p w14:paraId="284A37F5" w14:textId="4A05E7B2" w:rsidR="000F0E5B" w:rsidRDefault="00126F3B">
      <w:pPr>
        <w:jc w:val="center"/>
        <w:rPr>
          <w:sz w:val="24"/>
          <w:szCs w:val="24"/>
        </w:rPr>
      </w:pPr>
      <w:del w:id="900" w:author="Thaíla Gomes" w:date="2020-01-17T22:41:00Z">
        <w:r w:rsidDel="00D22BC4">
          <w:rPr>
            <w:sz w:val="24"/>
            <w:szCs w:val="24"/>
          </w:rPr>
          <w:delText xml:space="preserve">Tabela </w:delText>
        </w:r>
      </w:del>
      <w:r w:rsidR="00854E85">
        <w:rPr>
          <w:sz w:val="24"/>
          <w:szCs w:val="24"/>
        </w:rPr>
        <w:t xml:space="preserve">Tabela </w:t>
      </w:r>
      <w:ins w:id="901" w:author="Thaíla Gomes" w:date="2020-01-17T22:41:00Z">
        <w:r w:rsidR="00D22BC4">
          <w:rPr>
            <w:sz w:val="24"/>
            <w:szCs w:val="24"/>
          </w:rPr>
          <w:t xml:space="preserve"> </w:t>
        </w:r>
      </w:ins>
      <w:r>
        <w:rPr>
          <w:sz w:val="24"/>
          <w:szCs w:val="24"/>
        </w:rPr>
        <w:t>XX – Número de acertos dos algoritmos testados</w:t>
      </w:r>
    </w:p>
    <w:p w14:paraId="28EF1AA6" w14:textId="77777777" w:rsidR="00854E85" w:rsidRDefault="00854E85">
      <w:pPr>
        <w:rPr>
          <w:sz w:val="24"/>
          <w:szCs w:val="24"/>
        </w:rPr>
      </w:pPr>
    </w:p>
    <w:p w14:paraId="4C047F6F" w14:textId="20B7FFF8" w:rsidR="000F0E5B" w:rsidRDefault="00126F3B" w:rsidP="00854E85">
      <w:pPr>
        <w:ind w:firstLine="720"/>
        <w:rPr>
          <w:sz w:val="24"/>
          <w:szCs w:val="24"/>
        </w:rPr>
      </w:pPr>
      <w:r>
        <w:rPr>
          <w:sz w:val="24"/>
          <w:szCs w:val="24"/>
        </w:rPr>
        <w:t xml:space="preserve">De acordo com os resultados apresentados, o algoritmo Face Recognition possui uma margem de acerto bastante superior ao algoritmo do OpenFace. A razão para tal diferença pode estar em várias etapas do código. Alguns exemplos que poderiam causar isso: precisão do modelo, valor usado como </w:t>
      </w:r>
      <w:r>
        <w:rPr>
          <w:i/>
          <w:sz w:val="24"/>
          <w:szCs w:val="24"/>
        </w:rPr>
        <w:t>threshold</w:t>
      </w:r>
      <w:r>
        <w:rPr>
          <w:sz w:val="24"/>
          <w:szCs w:val="24"/>
        </w:rPr>
        <w:t>, etc.</w:t>
      </w:r>
    </w:p>
    <w:p w14:paraId="6399B33E" w14:textId="6ABC756B" w:rsidR="000F0E5B" w:rsidRDefault="00854E85">
      <w:pPr>
        <w:rPr>
          <w:sz w:val="24"/>
          <w:szCs w:val="24"/>
        </w:rPr>
      </w:pPr>
      <w:r>
        <w:rPr>
          <w:sz w:val="24"/>
          <w:szCs w:val="24"/>
        </w:rPr>
        <w:t>‘</w:t>
      </w:r>
      <w:r>
        <w:rPr>
          <w:sz w:val="24"/>
          <w:szCs w:val="24"/>
        </w:rPr>
        <w:tab/>
      </w:r>
      <w:r w:rsidR="00126F3B">
        <w:rPr>
          <w:sz w:val="24"/>
          <w:szCs w:val="24"/>
        </w:rPr>
        <w:t xml:space="preserve">Entretanto, em uma análise superficial dos resultados apresentados pelo algoritmo OpenFace, encontrados na tabela XX (anexo Y), ao comparar os valores de acertos com os valores falsos negativos apresentados pode-se dizer que existe uma possibilidade da necessidade de ajuste do valor de </w:t>
      </w:r>
      <w:r w:rsidR="00126F3B">
        <w:rPr>
          <w:i/>
          <w:sz w:val="24"/>
          <w:szCs w:val="24"/>
        </w:rPr>
        <w:t>threhsold</w:t>
      </w:r>
      <w:r w:rsidR="00126F3B">
        <w:rPr>
          <w:sz w:val="24"/>
          <w:szCs w:val="24"/>
        </w:rPr>
        <w:t>.</w:t>
      </w:r>
    </w:p>
    <w:p w14:paraId="1A7E3D46" w14:textId="77777777" w:rsidR="000F0E5B" w:rsidRDefault="00126F3B" w:rsidP="00854E85">
      <w:pPr>
        <w:ind w:firstLine="720"/>
        <w:rPr>
          <w:rFonts w:eastAsiaTheme="minorEastAsia"/>
          <w:sz w:val="24"/>
          <w:szCs w:val="24"/>
        </w:rPr>
      </w:pPr>
      <w:r>
        <w:rPr>
          <w:rFonts w:eastAsiaTheme="minorEastAsia"/>
          <w:sz w:val="24"/>
          <w:szCs w:val="24"/>
        </w:rPr>
        <w:t xml:space="preserve">Como explicado no capítulo de testes, os </w:t>
      </w:r>
      <w:r>
        <w:rPr>
          <w:rFonts w:eastAsiaTheme="minorEastAsia"/>
          <w:i/>
          <w:sz w:val="24"/>
          <w:szCs w:val="24"/>
        </w:rPr>
        <w:t>thresholds</w:t>
      </w:r>
      <w:r>
        <w:rPr>
          <w:rFonts w:eastAsiaTheme="minorEastAsia"/>
          <w:sz w:val="24"/>
          <w:szCs w:val="24"/>
        </w:rPr>
        <w:t xml:space="preserve"> são elementos essenciais na hora da classificação de um resultado. Ele é, em partes, responsável pela precisão dos acertos, uma vez que ao ser alterado pode reconhecer rostos demais, ou rosto de menos.  </w:t>
      </w:r>
    </w:p>
    <w:p w14:paraId="7801618C" w14:textId="77777777" w:rsidR="000F0E5B" w:rsidRDefault="00126F3B" w:rsidP="00854E85">
      <w:pPr>
        <w:ind w:firstLine="720"/>
        <w:rPr>
          <w:rFonts w:eastAsiaTheme="minorEastAsia"/>
          <w:sz w:val="24"/>
          <w:szCs w:val="24"/>
        </w:rPr>
      </w:pPr>
      <w:r>
        <w:rPr>
          <w:rFonts w:eastAsiaTheme="minorEastAsia"/>
          <w:sz w:val="24"/>
          <w:szCs w:val="24"/>
        </w:rPr>
        <w:t xml:space="preserve">Para aumentar o número de acertos, neste caso, deve-se aumentar o valor do </w:t>
      </w:r>
      <w:r>
        <w:rPr>
          <w:rFonts w:eastAsiaTheme="minorEastAsia"/>
          <w:i/>
          <w:sz w:val="24"/>
          <w:szCs w:val="24"/>
        </w:rPr>
        <w:t>threshold,</w:t>
      </w:r>
      <w:r>
        <w:rPr>
          <w:rFonts w:eastAsiaTheme="minorEastAsia"/>
          <w:sz w:val="24"/>
          <w:szCs w:val="24"/>
        </w:rPr>
        <w:t xml:space="preserve"> porém, com a ressalva de que isso pode aumentar também o número de falsos positivos do resultado.</w:t>
      </w:r>
    </w:p>
    <w:p w14:paraId="7C766D29" w14:textId="77777777" w:rsidR="00854E85" w:rsidRDefault="00854E85">
      <w:pPr>
        <w:rPr>
          <w:b/>
          <w:sz w:val="24"/>
          <w:szCs w:val="24"/>
        </w:rPr>
      </w:pPr>
    </w:p>
    <w:p w14:paraId="68081DC2" w14:textId="5AF17731" w:rsidR="000F0E5B" w:rsidRDefault="00126F3B">
      <w:pPr>
        <w:rPr>
          <w:b/>
          <w:sz w:val="24"/>
          <w:szCs w:val="24"/>
        </w:rPr>
      </w:pPr>
      <w:r>
        <w:rPr>
          <w:b/>
          <w:sz w:val="24"/>
          <w:szCs w:val="24"/>
        </w:rPr>
        <w:t>Falsos positivos</w:t>
      </w:r>
    </w:p>
    <w:p w14:paraId="1A6A9CE1" w14:textId="08571D62" w:rsidR="000F0E5B" w:rsidRDefault="00126F3B">
      <w:pPr>
        <w:rPr>
          <w:rFonts w:eastAsiaTheme="minorEastAsia"/>
          <w:sz w:val="24"/>
          <w:szCs w:val="24"/>
        </w:rPr>
      </w:pPr>
      <w:r>
        <w:rPr>
          <w:rFonts w:eastAsiaTheme="minorEastAsia"/>
          <w:sz w:val="24"/>
          <w:szCs w:val="24"/>
        </w:rPr>
        <w:t>Falsos positivos, como a própria expressão diz, são resultados positivos que não são verdadeiros. Em reconhecimento facial, um falso positivo é quando o algoritmo reconhece o indivíduo B, como indivíduo A, sendo A e B pessoas distintas. A tabela XX ilustra a quantidade de falsos positivos de ambos os algoritmos.</w:t>
      </w:r>
    </w:p>
    <w:p w14:paraId="110EFCB7" w14:textId="0701B03B" w:rsidR="00854E85" w:rsidRDefault="00854E85">
      <w:pPr>
        <w:rPr>
          <w:rFonts w:eastAsiaTheme="minorEastAsia"/>
          <w:sz w:val="24"/>
          <w:szCs w:val="24"/>
        </w:rPr>
      </w:pPr>
    </w:p>
    <w:p w14:paraId="34910502" w14:textId="77777777" w:rsidR="00854E85" w:rsidRPr="00B427A4" w:rsidRDefault="00854E85" w:rsidP="00B427A4">
      <w:pPr>
        <w:pStyle w:val="PargrafodaLista"/>
        <w:numPr>
          <w:ilvl w:val="0"/>
          <w:numId w:val="12"/>
        </w:numPr>
        <w:rPr>
          <w:sz w:val="24"/>
          <w:szCs w:val="24"/>
        </w:rPr>
      </w:pPr>
      <w:r w:rsidRPr="00B427A4">
        <w:rPr>
          <w:sz w:val="24"/>
          <w:szCs w:val="24"/>
        </w:rPr>
        <w:lastRenderedPageBreak/>
        <w:t>Indivíduo – Número identificador do indivíduo no banco de dados</w:t>
      </w:r>
    </w:p>
    <w:p w14:paraId="3A79DAF2" w14:textId="77777777" w:rsidR="00854E85" w:rsidRPr="00B427A4" w:rsidRDefault="00854E85" w:rsidP="00B427A4">
      <w:pPr>
        <w:pStyle w:val="PargrafodaLista"/>
        <w:numPr>
          <w:ilvl w:val="0"/>
          <w:numId w:val="12"/>
        </w:numPr>
        <w:rPr>
          <w:sz w:val="24"/>
          <w:szCs w:val="24"/>
        </w:rPr>
      </w:pPr>
      <w:r w:rsidRPr="00B427A4">
        <w:rPr>
          <w:sz w:val="24"/>
          <w:szCs w:val="24"/>
        </w:rPr>
        <w:t>Qtde. Imagens – Quantidade de imagens que aquele indivíduo possui na base de dados</w:t>
      </w:r>
    </w:p>
    <w:p w14:paraId="6FD138BF" w14:textId="2730BC35" w:rsidR="00854E85" w:rsidRPr="00B427A4" w:rsidRDefault="00854E85" w:rsidP="00B427A4">
      <w:pPr>
        <w:pStyle w:val="PargrafodaLista"/>
        <w:numPr>
          <w:ilvl w:val="0"/>
          <w:numId w:val="12"/>
        </w:numPr>
        <w:rPr>
          <w:sz w:val="24"/>
          <w:szCs w:val="24"/>
        </w:rPr>
      </w:pPr>
      <w:r w:rsidRPr="00B427A4">
        <w:rPr>
          <w:sz w:val="24"/>
          <w:szCs w:val="24"/>
        </w:rPr>
        <w:t>Face Recognition – Número de falsos positivos obtidos no teste com a biblioteca Face Recognition</w:t>
      </w:r>
    </w:p>
    <w:p w14:paraId="487AF87D" w14:textId="687EB4B9" w:rsidR="00854E85" w:rsidRPr="00B427A4" w:rsidRDefault="00854E85" w:rsidP="00B427A4">
      <w:pPr>
        <w:pStyle w:val="PargrafodaLista"/>
        <w:numPr>
          <w:ilvl w:val="0"/>
          <w:numId w:val="12"/>
        </w:numPr>
        <w:rPr>
          <w:sz w:val="24"/>
          <w:szCs w:val="24"/>
        </w:rPr>
      </w:pPr>
      <w:r w:rsidRPr="00B427A4">
        <w:rPr>
          <w:sz w:val="24"/>
          <w:szCs w:val="24"/>
        </w:rPr>
        <w:t>OpenFace – Número de falsos positivos obtidos no teste com a biblioteca OpenFace</w:t>
      </w:r>
    </w:p>
    <w:p w14:paraId="66D2804D" w14:textId="77777777" w:rsidR="00854E85" w:rsidRDefault="00854E85">
      <w:pPr>
        <w:rPr>
          <w:rFonts w:eastAsiaTheme="minorEastAsia"/>
          <w:sz w:val="24"/>
          <w:szCs w:val="24"/>
        </w:rPr>
      </w:pPr>
    </w:p>
    <w:tbl>
      <w:tblPr>
        <w:tblW w:w="5017"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3"/>
        <w:gridCol w:w="1357"/>
        <w:gridCol w:w="1357"/>
        <w:gridCol w:w="1170"/>
      </w:tblGrid>
      <w:tr w:rsidR="00854E85" w14:paraId="1CCDDFA9" w14:textId="77777777" w:rsidTr="00854E85">
        <w:trPr>
          <w:trHeight w:val="615"/>
          <w:jc w:val="center"/>
        </w:trPr>
        <w:tc>
          <w:tcPr>
            <w:tcW w:w="1133"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071131D1" w14:textId="77777777" w:rsidR="00854E85" w:rsidRDefault="00854E85" w:rsidP="00854E85">
            <w:pPr>
              <w:jc w:val="center"/>
              <w:rPr>
                <w:b/>
                <w:bCs/>
                <w:color w:val="FFFFFF"/>
                <w:sz w:val="24"/>
                <w:szCs w:val="24"/>
                <w:lang w:eastAsia="pt-BR"/>
              </w:rPr>
            </w:pPr>
            <w:r>
              <w:rPr>
                <w:b/>
                <w:bCs/>
                <w:color w:val="FFFFFF"/>
                <w:sz w:val="24"/>
                <w:szCs w:val="24"/>
                <w:lang w:eastAsia="pt-BR"/>
              </w:rPr>
              <w:t>Indivíduo</w:t>
            </w:r>
          </w:p>
        </w:tc>
        <w:tc>
          <w:tcPr>
            <w:tcW w:w="1357" w:type="dxa"/>
            <w:tcBorders>
              <w:top w:val="single" w:sz="8" w:space="0" w:color="000000"/>
              <w:bottom w:val="single" w:sz="4" w:space="0" w:color="000000"/>
            </w:tcBorders>
            <w:shd w:val="clear" w:color="000000" w:fill="000000"/>
            <w:vAlign w:val="center"/>
          </w:tcPr>
          <w:p w14:paraId="70406ACE" w14:textId="2E0298A1" w:rsidR="00854E85" w:rsidRDefault="00854E85" w:rsidP="00854E85">
            <w:pPr>
              <w:jc w:val="center"/>
              <w:rPr>
                <w:b/>
                <w:bCs/>
                <w:color w:val="FFFFFF"/>
                <w:sz w:val="24"/>
                <w:szCs w:val="24"/>
                <w:lang w:eastAsia="pt-BR"/>
              </w:rPr>
            </w:pPr>
            <w:r>
              <w:rPr>
                <w:b/>
                <w:bCs/>
                <w:color w:val="FFFFFF"/>
                <w:sz w:val="24"/>
                <w:szCs w:val="24"/>
                <w:lang w:eastAsia="pt-BR"/>
              </w:rPr>
              <w:t>Qtde</w:t>
            </w:r>
            <w:r>
              <w:rPr>
                <w:b/>
                <w:bCs/>
                <w:color w:val="FFFFFF"/>
                <w:sz w:val="24"/>
                <w:szCs w:val="24"/>
                <w:lang w:eastAsia="pt-BR"/>
              </w:rPr>
              <w:br/>
              <w:t>Imagens</w:t>
            </w:r>
          </w:p>
        </w:tc>
        <w:tc>
          <w:tcPr>
            <w:tcW w:w="1357" w:type="dxa"/>
            <w:tcBorders>
              <w:top w:val="single" w:sz="8" w:space="0" w:color="000000"/>
              <w:bottom w:val="single" w:sz="4" w:space="0" w:color="000000"/>
              <w:right w:val="single" w:sz="4" w:space="0" w:color="000000"/>
            </w:tcBorders>
            <w:shd w:val="clear" w:color="000000" w:fill="000000"/>
            <w:vAlign w:val="center"/>
          </w:tcPr>
          <w:p w14:paraId="39B0DCBE" w14:textId="60A7E7B9" w:rsidR="00854E85" w:rsidRDefault="00854E85" w:rsidP="00854E85">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t>Recognition</w:t>
            </w:r>
          </w:p>
        </w:tc>
        <w:tc>
          <w:tcPr>
            <w:tcW w:w="1170" w:type="dxa"/>
            <w:tcBorders>
              <w:top w:val="single" w:sz="8" w:space="0" w:color="000000"/>
              <w:left w:val="single" w:sz="8" w:space="0" w:color="000000"/>
              <w:right w:val="single" w:sz="4" w:space="0" w:color="000000"/>
            </w:tcBorders>
            <w:shd w:val="clear" w:color="000000" w:fill="000000"/>
            <w:vAlign w:val="center"/>
          </w:tcPr>
          <w:p w14:paraId="5111393E" w14:textId="77777777" w:rsidR="00854E85" w:rsidRDefault="00854E85" w:rsidP="00854E85">
            <w:pPr>
              <w:jc w:val="center"/>
              <w:rPr>
                <w:b/>
                <w:bCs/>
                <w:color w:val="FFFFFF"/>
                <w:sz w:val="24"/>
                <w:szCs w:val="24"/>
                <w:lang w:eastAsia="pt-BR"/>
              </w:rPr>
            </w:pPr>
            <w:r>
              <w:rPr>
                <w:b/>
                <w:bCs/>
                <w:color w:val="FFFFFF"/>
                <w:sz w:val="24"/>
                <w:szCs w:val="24"/>
                <w:lang w:eastAsia="pt-BR"/>
              </w:rPr>
              <w:t>OpenFace</w:t>
            </w:r>
          </w:p>
        </w:tc>
      </w:tr>
      <w:tr w:rsidR="00854E85" w14:paraId="35BDD99F"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10A0B99" w14:textId="77777777" w:rsidR="00854E85" w:rsidRDefault="00854E85" w:rsidP="00854E85">
            <w:pPr>
              <w:jc w:val="center"/>
              <w:rPr>
                <w:color w:val="000000"/>
                <w:sz w:val="24"/>
                <w:szCs w:val="24"/>
                <w:lang w:eastAsia="pt-BR"/>
              </w:rPr>
            </w:pPr>
            <w:r>
              <w:rPr>
                <w:color w:val="000000"/>
                <w:sz w:val="24"/>
                <w:szCs w:val="24"/>
                <w:lang w:eastAsia="pt-BR"/>
              </w:rPr>
              <w:t>1</w:t>
            </w:r>
          </w:p>
        </w:tc>
        <w:tc>
          <w:tcPr>
            <w:tcW w:w="1357" w:type="dxa"/>
            <w:shd w:val="clear" w:color="auto" w:fill="CCC0D9" w:themeFill="accent4" w:themeFillTint="66"/>
            <w:vAlign w:val="bottom"/>
          </w:tcPr>
          <w:p w14:paraId="3FA93F86" w14:textId="34A61D0C" w:rsidR="00854E85" w:rsidRDefault="00854E85" w:rsidP="00854E85">
            <w:pPr>
              <w:jc w:val="center"/>
              <w:rPr>
                <w:color w:val="000000"/>
                <w:sz w:val="24"/>
                <w:szCs w:val="24"/>
                <w:lang w:eastAsia="pt-BR"/>
              </w:rPr>
            </w:pPr>
            <w:r>
              <w:rPr>
                <w:color w:val="000000"/>
                <w:sz w:val="24"/>
                <w:szCs w:val="24"/>
                <w:lang w:eastAsia="pt-BR"/>
              </w:rPr>
              <w:t>7</w:t>
            </w:r>
          </w:p>
        </w:tc>
        <w:tc>
          <w:tcPr>
            <w:tcW w:w="1357" w:type="dxa"/>
            <w:shd w:val="clear" w:color="auto" w:fill="auto"/>
            <w:vAlign w:val="center"/>
          </w:tcPr>
          <w:p w14:paraId="196B9EB6" w14:textId="30E66511"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top w:val="single" w:sz="8" w:space="0" w:color="000000"/>
              <w:left w:val="single" w:sz="8" w:space="0" w:color="000000"/>
              <w:right w:val="single" w:sz="8" w:space="0" w:color="000000"/>
            </w:tcBorders>
            <w:shd w:val="clear" w:color="auto" w:fill="auto"/>
            <w:vAlign w:val="center"/>
          </w:tcPr>
          <w:p w14:paraId="50B47373"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0DB756EF"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F52703E" w14:textId="77777777" w:rsidR="00854E85" w:rsidRDefault="00854E85" w:rsidP="00854E85">
            <w:pPr>
              <w:jc w:val="center"/>
              <w:rPr>
                <w:color w:val="000000"/>
                <w:sz w:val="24"/>
                <w:szCs w:val="24"/>
                <w:lang w:eastAsia="pt-BR"/>
              </w:rPr>
            </w:pPr>
            <w:r>
              <w:rPr>
                <w:color w:val="000000"/>
                <w:sz w:val="24"/>
                <w:szCs w:val="24"/>
                <w:lang w:eastAsia="pt-BR"/>
              </w:rPr>
              <w:t>2</w:t>
            </w:r>
          </w:p>
        </w:tc>
        <w:tc>
          <w:tcPr>
            <w:tcW w:w="1357" w:type="dxa"/>
            <w:tcBorders>
              <w:bottom w:val="single" w:sz="4" w:space="0" w:color="000000"/>
            </w:tcBorders>
            <w:shd w:val="clear" w:color="auto" w:fill="CCC0D9" w:themeFill="accent4" w:themeFillTint="66"/>
            <w:vAlign w:val="bottom"/>
          </w:tcPr>
          <w:p w14:paraId="49C52D81" w14:textId="63B536EA"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top w:val="single" w:sz="4" w:space="0" w:color="000000"/>
              <w:bottom w:val="single" w:sz="4" w:space="0" w:color="000000"/>
              <w:right w:val="single" w:sz="4" w:space="0" w:color="000000"/>
            </w:tcBorders>
            <w:shd w:val="clear" w:color="auto" w:fill="auto"/>
            <w:vAlign w:val="center"/>
          </w:tcPr>
          <w:p w14:paraId="28A8DF4E" w14:textId="105F9037"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top w:val="single" w:sz="4" w:space="0" w:color="000000"/>
              <w:left w:val="single" w:sz="8" w:space="0" w:color="000000"/>
              <w:bottom w:val="single" w:sz="4" w:space="0" w:color="000000"/>
              <w:right w:val="single" w:sz="8" w:space="0" w:color="000000"/>
            </w:tcBorders>
            <w:shd w:val="clear" w:color="auto" w:fill="auto"/>
            <w:vAlign w:val="center"/>
          </w:tcPr>
          <w:p w14:paraId="718B7293"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764E3C27"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D8EC718" w14:textId="77777777" w:rsidR="00854E85" w:rsidRDefault="00854E85" w:rsidP="00854E85">
            <w:pPr>
              <w:jc w:val="center"/>
              <w:rPr>
                <w:color w:val="000000"/>
                <w:sz w:val="24"/>
                <w:szCs w:val="24"/>
                <w:lang w:eastAsia="pt-BR"/>
              </w:rPr>
            </w:pPr>
            <w:r>
              <w:rPr>
                <w:color w:val="000000"/>
                <w:sz w:val="24"/>
                <w:szCs w:val="24"/>
                <w:lang w:eastAsia="pt-BR"/>
              </w:rPr>
              <w:t>3</w:t>
            </w:r>
          </w:p>
        </w:tc>
        <w:tc>
          <w:tcPr>
            <w:tcW w:w="1357" w:type="dxa"/>
            <w:tcBorders>
              <w:bottom w:val="single" w:sz="4" w:space="0" w:color="000000"/>
            </w:tcBorders>
            <w:shd w:val="clear" w:color="auto" w:fill="CCC0D9" w:themeFill="accent4" w:themeFillTint="66"/>
            <w:vAlign w:val="bottom"/>
          </w:tcPr>
          <w:p w14:paraId="501CFA63" w14:textId="3A089BE1"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978CD5D" w14:textId="67F45EDC"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2A6B6D56" w14:textId="77777777" w:rsidR="00854E85" w:rsidRDefault="00854E85" w:rsidP="00854E85">
            <w:pPr>
              <w:jc w:val="center"/>
              <w:rPr>
                <w:color w:val="000000"/>
                <w:sz w:val="24"/>
                <w:szCs w:val="24"/>
                <w:lang w:eastAsia="pt-BR"/>
              </w:rPr>
            </w:pPr>
            <w:r>
              <w:rPr>
                <w:color w:val="000000"/>
                <w:sz w:val="24"/>
                <w:szCs w:val="24"/>
                <w:lang w:eastAsia="pt-BR"/>
              </w:rPr>
              <w:t>3</w:t>
            </w:r>
          </w:p>
        </w:tc>
      </w:tr>
      <w:tr w:rsidR="00854E85" w14:paraId="0AA7F32C"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266A20C" w14:textId="77777777"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tcBorders>
            <w:shd w:val="clear" w:color="auto" w:fill="CCC0D9" w:themeFill="accent4" w:themeFillTint="66"/>
            <w:vAlign w:val="bottom"/>
          </w:tcPr>
          <w:p w14:paraId="61868D82" w14:textId="7750DDA7"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26638632" w14:textId="76A7D101"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531FEBDA"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78AF09BB"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828A4D1" w14:textId="77777777"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tcBorders>
            <w:shd w:val="clear" w:color="auto" w:fill="CCC0D9" w:themeFill="accent4" w:themeFillTint="66"/>
            <w:vAlign w:val="bottom"/>
          </w:tcPr>
          <w:p w14:paraId="5E18CBA0" w14:textId="7454447A"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A47CADA" w14:textId="5D059CCE"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2F3E00BC" w14:textId="77777777" w:rsidR="00854E85" w:rsidRDefault="00854E85" w:rsidP="00854E85">
            <w:pPr>
              <w:jc w:val="center"/>
              <w:rPr>
                <w:color w:val="000000"/>
                <w:sz w:val="24"/>
                <w:szCs w:val="24"/>
                <w:lang w:eastAsia="pt-BR"/>
              </w:rPr>
            </w:pPr>
            <w:r>
              <w:rPr>
                <w:color w:val="000000"/>
                <w:sz w:val="24"/>
                <w:szCs w:val="24"/>
                <w:lang w:eastAsia="pt-BR"/>
              </w:rPr>
              <w:t>7</w:t>
            </w:r>
          </w:p>
        </w:tc>
      </w:tr>
      <w:tr w:rsidR="00854E85" w14:paraId="4B487BA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E15382D" w14:textId="77777777"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tcBorders>
            <w:shd w:val="clear" w:color="auto" w:fill="CCC0D9" w:themeFill="accent4" w:themeFillTint="66"/>
            <w:vAlign w:val="bottom"/>
          </w:tcPr>
          <w:p w14:paraId="15827C28" w14:textId="5FD4036A"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3F191042" w14:textId="0C0E0E71" w:rsidR="00854E85" w:rsidRDefault="00854E85" w:rsidP="00854E85">
            <w:pPr>
              <w:jc w:val="center"/>
              <w:rPr>
                <w:color w:val="000000"/>
                <w:sz w:val="24"/>
                <w:szCs w:val="24"/>
                <w:lang w:eastAsia="pt-BR"/>
              </w:rPr>
            </w:pPr>
            <w:r>
              <w:rPr>
                <w:color w:val="000000"/>
                <w:sz w:val="24"/>
                <w:szCs w:val="24"/>
                <w:lang w:eastAsia="pt-BR"/>
              </w:rPr>
              <w:t>7</w:t>
            </w:r>
          </w:p>
        </w:tc>
        <w:tc>
          <w:tcPr>
            <w:tcW w:w="1170" w:type="dxa"/>
            <w:tcBorders>
              <w:left w:val="single" w:sz="8" w:space="0" w:color="000000"/>
              <w:bottom w:val="single" w:sz="4" w:space="0" w:color="000000"/>
              <w:right w:val="single" w:sz="8" w:space="0" w:color="000000"/>
            </w:tcBorders>
            <w:shd w:val="clear" w:color="auto" w:fill="auto"/>
            <w:vAlign w:val="center"/>
          </w:tcPr>
          <w:p w14:paraId="3F917BD5"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307101F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6BBED37" w14:textId="77777777" w:rsidR="00854E85" w:rsidRDefault="00854E85" w:rsidP="00854E85">
            <w:pPr>
              <w:jc w:val="center"/>
              <w:rPr>
                <w:color w:val="000000"/>
                <w:sz w:val="24"/>
                <w:szCs w:val="24"/>
                <w:lang w:eastAsia="pt-BR"/>
              </w:rPr>
            </w:pPr>
            <w:r>
              <w:rPr>
                <w:color w:val="000000"/>
                <w:sz w:val="24"/>
                <w:szCs w:val="24"/>
                <w:lang w:eastAsia="pt-BR"/>
              </w:rPr>
              <w:t>7</w:t>
            </w:r>
          </w:p>
        </w:tc>
        <w:tc>
          <w:tcPr>
            <w:tcW w:w="1357" w:type="dxa"/>
            <w:tcBorders>
              <w:bottom w:val="single" w:sz="4" w:space="0" w:color="000000"/>
            </w:tcBorders>
            <w:shd w:val="clear" w:color="auto" w:fill="CCC0D9" w:themeFill="accent4" w:themeFillTint="66"/>
            <w:vAlign w:val="bottom"/>
          </w:tcPr>
          <w:p w14:paraId="73F2A804" w14:textId="6393E687" w:rsidR="00854E85" w:rsidRDefault="00854E85" w:rsidP="00854E85">
            <w:pPr>
              <w:jc w:val="center"/>
              <w:rPr>
                <w:color w:val="000000"/>
                <w:sz w:val="24"/>
                <w:szCs w:val="24"/>
                <w:lang w:eastAsia="pt-BR"/>
              </w:rPr>
            </w:pPr>
            <w:r>
              <w:rPr>
                <w:color w:val="000000"/>
                <w:sz w:val="24"/>
                <w:szCs w:val="24"/>
                <w:lang w:eastAsia="pt-BR"/>
              </w:rPr>
              <w:t>3</w:t>
            </w:r>
          </w:p>
        </w:tc>
        <w:tc>
          <w:tcPr>
            <w:tcW w:w="1357" w:type="dxa"/>
            <w:tcBorders>
              <w:bottom w:val="single" w:sz="4" w:space="0" w:color="000000"/>
              <w:right w:val="single" w:sz="4" w:space="0" w:color="000000"/>
            </w:tcBorders>
            <w:shd w:val="clear" w:color="auto" w:fill="auto"/>
            <w:vAlign w:val="center"/>
          </w:tcPr>
          <w:p w14:paraId="62881804" w14:textId="2469C38E"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1A0E44C5" w14:textId="77777777" w:rsidR="00854E85" w:rsidRDefault="00854E85" w:rsidP="00854E85">
            <w:pPr>
              <w:jc w:val="center"/>
              <w:rPr>
                <w:color w:val="000000"/>
                <w:sz w:val="24"/>
                <w:szCs w:val="24"/>
                <w:lang w:eastAsia="pt-BR"/>
              </w:rPr>
            </w:pPr>
            <w:r>
              <w:rPr>
                <w:color w:val="000000"/>
                <w:sz w:val="24"/>
                <w:szCs w:val="24"/>
                <w:lang w:eastAsia="pt-BR"/>
              </w:rPr>
              <w:t>5</w:t>
            </w:r>
          </w:p>
        </w:tc>
      </w:tr>
      <w:tr w:rsidR="00854E85" w14:paraId="040FF9B5"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A648C95" w14:textId="77777777" w:rsidR="00854E85" w:rsidRDefault="00854E85" w:rsidP="00854E85">
            <w:pPr>
              <w:jc w:val="center"/>
              <w:rPr>
                <w:color w:val="000000"/>
                <w:sz w:val="24"/>
                <w:szCs w:val="24"/>
                <w:lang w:eastAsia="pt-BR"/>
              </w:rPr>
            </w:pPr>
            <w:r>
              <w:rPr>
                <w:color w:val="000000"/>
                <w:sz w:val="24"/>
                <w:szCs w:val="24"/>
                <w:lang w:eastAsia="pt-BR"/>
              </w:rPr>
              <w:t>8</w:t>
            </w:r>
          </w:p>
        </w:tc>
        <w:tc>
          <w:tcPr>
            <w:tcW w:w="1357" w:type="dxa"/>
            <w:tcBorders>
              <w:bottom w:val="single" w:sz="4" w:space="0" w:color="000000"/>
            </w:tcBorders>
            <w:shd w:val="clear" w:color="auto" w:fill="CCC0D9" w:themeFill="accent4" w:themeFillTint="66"/>
            <w:vAlign w:val="bottom"/>
          </w:tcPr>
          <w:p w14:paraId="7B54BC09" w14:textId="3BFFADE6"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E723101" w14:textId="2ACA2010"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7DCEDD62" w14:textId="77777777" w:rsidR="00854E85" w:rsidRDefault="00854E85" w:rsidP="00854E85">
            <w:pPr>
              <w:jc w:val="center"/>
              <w:rPr>
                <w:color w:val="000000"/>
                <w:sz w:val="24"/>
                <w:szCs w:val="24"/>
                <w:lang w:eastAsia="pt-BR"/>
              </w:rPr>
            </w:pPr>
            <w:r>
              <w:rPr>
                <w:color w:val="000000"/>
                <w:sz w:val="24"/>
                <w:szCs w:val="24"/>
                <w:lang w:eastAsia="pt-BR"/>
              </w:rPr>
              <w:t>2</w:t>
            </w:r>
          </w:p>
        </w:tc>
      </w:tr>
      <w:tr w:rsidR="00854E85" w14:paraId="0215794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3EB4707" w14:textId="77777777" w:rsidR="00854E85" w:rsidRDefault="00854E85" w:rsidP="00854E85">
            <w:pPr>
              <w:jc w:val="center"/>
              <w:rPr>
                <w:color w:val="000000"/>
                <w:sz w:val="24"/>
                <w:szCs w:val="24"/>
                <w:lang w:eastAsia="pt-BR"/>
              </w:rPr>
            </w:pPr>
            <w:r>
              <w:rPr>
                <w:color w:val="000000"/>
                <w:sz w:val="24"/>
                <w:szCs w:val="24"/>
                <w:lang w:eastAsia="pt-BR"/>
              </w:rPr>
              <w:t>9</w:t>
            </w:r>
          </w:p>
        </w:tc>
        <w:tc>
          <w:tcPr>
            <w:tcW w:w="1357" w:type="dxa"/>
            <w:tcBorders>
              <w:bottom w:val="single" w:sz="4" w:space="0" w:color="000000"/>
            </w:tcBorders>
            <w:shd w:val="clear" w:color="auto" w:fill="CCC0D9" w:themeFill="accent4" w:themeFillTint="66"/>
            <w:vAlign w:val="bottom"/>
          </w:tcPr>
          <w:p w14:paraId="35556D5E" w14:textId="5ABF16C3"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2410D32D" w14:textId="64404824"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34823419"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B4B229A"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CD961BF" w14:textId="77777777" w:rsidR="00854E85" w:rsidRDefault="00854E85" w:rsidP="00854E85">
            <w:pPr>
              <w:jc w:val="center"/>
              <w:rPr>
                <w:color w:val="000000"/>
                <w:sz w:val="24"/>
                <w:szCs w:val="24"/>
                <w:lang w:eastAsia="pt-BR"/>
              </w:rPr>
            </w:pPr>
            <w:r>
              <w:rPr>
                <w:color w:val="000000"/>
                <w:sz w:val="24"/>
                <w:szCs w:val="24"/>
                <w:lang w:eastAsia="pt-BR"/>
              </w:rPr>
              <w:t>10</w:t>
            </w:r>
          </w:p>
        </w:tc>
        <w:tc>
          <w:tcPr>
            <w:tcW w:w="1357" w:type="dxa"/>
            <w:tcBorders>
              <w:bottom w:val="single" w:sz="4" w:space="0" w:color="000000"/>
            </w:tcBorders>
            <w:shd w:val="clear" w:color="auto" w:fill="CCC0D9" w:themeFill="accent4" w:themeFillTint="66"/>
            <w:vAlign w:val="bottom"/>
          </w:tcPr>
          <w:p w14:paraId="37042EF7" w14:textId="6FD9183E"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0A879989" w14:textId="0D3A0DCB"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0F19C945"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1F7EE096"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C7B4C48" w14:textId="77777777" w:rsidR="00854E85" w:rsidRDefault="00854E85" w:rsidP="00854E85">
            <w:pPr>
              <w:jc w:val="center"/>
              <w:rPr>
                <w:color w:val="000000"/>
                <w:sz w:val="24"/>
                <w:szCs w:val="24"/>
                <w:lang w:eastAsia="pt-BR"/>
              </w:rPr>
            </w:pPr>
            <w:r>
              <w:rPr>
                <w:color w:val="000000"/>
                <w:sz w:val="24"/>
                <w:szCs w:val="24"/>
                <w:lang w:eastAsia="pt-BR"/>
              </w:rPr>
              <w:t>11</w:t>
            </w:r>
          </w:p>
        </w:tc>
        <w:tc>
          <w:tcPr>
            <w:tcW w:w="1357" w:type="dxa"/>
            <w:tcBorders>
              <w:bottom w:val="single" w:sz="4" w:space="0" w:color="000000"/>
            </w:tcBorders>
            <w:shd w:val="clear" w:color="auto" w:fill="CCC0D9" w:themeFill="accent4" w:themeFillTint="66"/>
            <w:vAlign w:val="bottom"/>
          </w:tcPr>
          <w:p w14:paraId="7A15FEB2" w14:textId="768407D1"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612A3401" w14:textId="4FEBC6DF" w:rsidR="00854E85" w:rsidRDefault="00854E85" w:rsidP="00854E85">
            <w:pPr>
              <w:jc w:val="center"/>
              <w:rPr>
                <w:color w:val="000000"/>
                <w:sz w:val="24"/>
                <w:szCs w:val="24"/>
                <w:lang w:eastAsia="pt-BR"/>
              </w:rPr>
            </w:pPr>
            <w:r>
              <w:rPr>
                <w:color w:val="000000"/>
                <w:sz w:val="24"/>
                <w:szCs w:val="24"/>
                <w:lang w:eastAsia="pt-BR"/>
              </w:rPr>
              <w:t>3</w:t>
            </w:r>
          </w:p>
        </w:tc>
        <w:tc>
          <w:tcPr>
            <w:tcW w:w="1170" w:type="dxa"/>
            <w:tcBorders>
              <w:left w:val="single" w:sz="8" w:space="0" w:color="000000"/>
              <w:bottom w:val="single" w:sz="4" w:space="0" w:color="000000"/>
              <w:right w:val="single" w:sz="8" w:space="0" w:color="000000"/>
            </w:tcBorders>
            <w:shd w:val="clear" w:color="auto" w:fill="auto"/>
            <w:vAlign w:val="center"/>
          </w:tcPr>
          <w:p w14:paraId="2B1A0001" w14:textId="77777777" w:rsidR="00854E85" w:rsidRDefault="00854E85" w:rsidP="00854E85">
            <w:pPr>
              <w:jc w:val="center"/>
              <w:rPr>
                <w:color w:val="000000"/>
                <w:sz w:val="24"/>
                <w:szCs w:val="24"/>
                <w:lang w:eastAsia="pt-BR"/>
              </w:rPr>
            </w:pPr>
            <w:r>
              <w:rPr>
                <w:color w:val="000000"/>
                <w:sz w:val="24"/>
                <w:szCs w:val="24"/>
                <w:lang w:eastAsia="pt-BR"/>
              </w:rPr>
              <w:t>3</w:t>
            </w:r>
          </w:p>
        </w:tc>
      </w:tr>
      <w:tr w:rsidR="00854E85" w14:paraId="03755F70"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7A9323" w14:textId="77777777" w:rsidR="00854E85" w:rsidRDefault="00854E85" w:rsidP="00854E85">
            <w:pPr>
              <w:jc w:val="center"/>
              <w:rPr>
                <w:color w:val="000000"/>
                <w:sz w:val="24"/>
                <w:szCs w:val="24"/>
                <w:lang w:eastAsia="pt-BR"/>
              </w:rPr>
            </w:pPr>
            <w:r>
              <w:rPr>
                <w:color w:val="000000"/>
                <w:sz w:val="24"/>
                <w:szCs w:val="24"/>
                <w:lang w:eastAsia="pt-BR"/>
              </w:rPr>
              <w:t>12</w:t>
            </w:r>
          </w:p>
        </w:tc>
        <w:tc>
          <w:tcPr>
            <w:tcW w:w="1357" w:type="dxa"/>
            <w:tcBorders>
              <w:bottom w:val="single" w:sz="4" w:space="0" w:color="000000"/>
            </w:tcBorders>
            <w:shd w:val="clear" w:color="auto" w:fill="CCC0D9" w:themeFill="accent4" w:themeFillTint="66"/>
            <w:vAlign w:val="bottom"/>
          </w:tcPr>
          <w:p w14:paraId="74409388" w14:textId="422CE286" w:rsidR="00854E85" w:rsidRDefault="00854E85" w:rsidP="00854E85">
            <w:pPr>
              <w:jc w:val="center"/>
              <w:rPr>
                <w:color w:val="000000"/>
                <w:sz w:val="24"/>
                <w:szCs w:val="24"/>
                <w:lang w:eastAsia="pt-BR"/>
              </w:rPr>
            </w:pPr>
            <w:r>
              <w:rPr>
                <w:color w:val="000000"/>
                <w:sz w:val="24"/>
                <w:szCs w:val="24"/>
                <w:lang w:eastAsia="pt-BR"/>
              </w:rPr>
              <w:t>9</w:t>
            </w:r>
          </w:p>
        </w:tc>
        <w:tc>
          <w:tcPr>
            <w:tcW w:w="1357" w:type="dxa"/>
            <w:tcBorders>
              <w:bottom w:val="single" w:sz="4" w:space="0" w:color="000000"/>
              <w:right w:val="single" w:sz="4" w:space="0" w:color="000000"/>
            </w:tcBorders>
            <w:shd w:val="clear" w:color="auto" w:fill="auto"/>
            <w:vAlign w:val="center"/>
          </w:tcPr>
          <w:p w14:paraId="366B8BD8" w14:textId="66632FB7"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56E0A70C"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1A06F672"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8DB0AA1" w14:textId="77777777" w:rsidR="00854E85" w:rsidRDefault="00854E85" w:rsidP="00854E85">
            <w:pPr>
              <w:jc w:val="center"/>
              <w:rPr>
                <w:color w:val="000000"/>
                <w:sz w:val="24"/>
                <w:szCs w:val="24"/>
                <w:lang w:eastAsia="pt-BR"/>
              </w:rPr>
            </w:pPr>
            <w:r>
              <w:rPr>
                <w:color w:val="000000"/>
                <w:sz w:val="24"/>
                <w:szCs w:val="24"/>
                <w:lang w:eastAsia="pt-BR"/>
              </w:rPr>
              <w:t>13</w:t>
            </w:r>
          </w:p>
        </w:tc>
        <w:tc>
          <w:tcPr>
            <w:tcW w:w="1357" w:type="dxa"/>
            <w:tcBorders>
              <w:bottom w:val="single" w:sz="4" w:space="0" w:color="000000"/>
            </w:tcBorders>
            <w:shd w:val="clear" w:color="auto" w:fill="CCC0D9" w:themeFill="accent4" w:themeFillTint="66"/>
            <w:vAlign w:val="bottom"/>
          </w:tcPr>
          <w:p w14:paraId="0B4975F9" w14:textId="4EFB036C"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16338C25" w14:textId="260F9E28"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5294301F"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14036B17"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18293D72" w14:textId="77777777" w:rsidR="00854E85" w:rsidRDefault="00854E85" w:rsidP="00854E85">
            <w:pPr>
              <w:jc w:val="center"/>
              <w:rPr>
                <w:color w:val="000000"/>
                <w:sz w:val="24"/>
                <w:szCs w:val="24"/>
                <w:lang w:eastAsia="pt-BR"/>
              </w:rPr>
            </w:pPr>
            <w:r>
              <w:rPr>
                <w:color w:val="000000"/>
                <w:sz w:val="24"/>
                <w:szCs w:val="24"/>
                <w:lang w:eastAsia="pt-BR"/>
              </w:rPr>
              <w:t>14</w:t>
            </w:r>
          </w:p>
        </w:tc>
        <w:tc>
          <w:tcPr>
            <w:tcW w:w="1357" w:type="dxa"/>
            <w:tcBorders>
              <w:bottom w:val="single" w:sz="4" w:space="0" w:color="000000"/>
            </w:tcBorders>
            <w:shd w:val="clear" w:color="auto" w:fill="CCC0D9" w:themeFill="accent4" w:themeFillTint="66"/>
            <w:vAlign w:val="bottom"/>
          </w:tcPr>
          <w:p w14:paraId="4985B165" w14:textId="0EBF30C9"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01270394" w14:textId="0454E915"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50C0EAFA"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385AFAFD"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230105E" w14:textId="77777777" w:rsidR="00854E85" w:rsidRDefault="00854E85" w:rsidP="00854E85">
            <w:pPr>
              <w:jc w:val="center"/>
              <w:rPr>
                <w:color w:val="000000"/>
                <w:sz w:val="24"/>
                <w:szCs w:val="24"/>
                <w:lang w:eastAsia="pt-BR"/>
              </w:rPr>
            </w:pPr>
            <w:r>
              <w:rPr>
                <w:color w:val="000000"/>
                <w:sz w:val="24"/>
                <w:szCs w:val="24"/>
                <w:lang w:eastAsia="pt-BR"/>
              </w:rPr>
              <w:t>15</w:t>
            </w:r>
          </w:p>
        </w:tc>
        <w:tc>
          <w:tcPr>
            <w:tcW w:w="1357" w:type="dxa"/>
            <w:tcBorders>
              <w:bottom w:val="single" w:sz="4" w:space="0" w:color="000000"/>
            </w:tcBorders>
            <w:shd w:val="clear" w:color="auto" w:fill="CCC0D9" w:themeFill="accent4" w:themeFillTint="66"/>
            <w:vAlign w:val="bottom"/>
          </w:tcPr>
          <w:p w14:paraId="1A416218" w14:textId="57BF4DBC"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68F0DD22" w14:textId="37488886"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7B604C45"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EE4F484"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155B8292" w14:textId="77777777" w:rsidR="00854E85" w:rsidRDefault="00854E85" w:rsidP="00854E85">
            <w:pPr>
              <w:jc w:val="center"/>
              <w:rPr>
                <w:color w:val="000000"/>
                <w:sz w:val="24"/>
                <w:szCs w:val="24"/>
                <w:lang w:eastAsia="pt-BR"/>
              </w:rPr>
            </w:pPr>
            <w:r>
              <w:rPr>
                <w:color w:val="000000"/>
                <w:sz w:val="24"/>
                <w:szCs w:val="24"/>
                <w:lang w:eastAsia="pt-BR"/>
              </w:rPr>
              <w:t>16</w:t>
            </w:r>
          </w:p>
        </w:tc>
        <w:tc>
          <w:tcPr>
            <w:tcW w:w="1357" w:type="dxa"/>
            <w:tcBorders>
              <w:bottom w:val="single" w:sz="4" w:space="0" w:color="000000"/>
            </w:tcBorders>
            <w:shd w:val="clear" w:color="auto" w:fill="CCC0D9" w:themeFill="accent4" w:themeFillTint="66"/>
            <w:vAlign w:val="bottom"/>
          </w:tcPr>
          <w:p w14:paraId="60252DBA" w14:textId="61160068"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72ACD987" w14:textId="46CB9238"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left w:val="single" w:sz="8" w:space="0" w:color="000000"/>
              <w:bottom w:val="single" w:sz="4" w:space="0" w:color="000000"/>
              <w:right w:val="single" w:sz="8" w:space="0" w:color="000000"/>
            </w:tcBorders>
            <w:shd w:val="clear" w:color="auto" w:fill="auto"/>
            <w:vAlign w:val="center"/>
          </w:tcPr>
          <w:p w14:paraId="6C21FC9D" w14:textId="77777777" w:rsidR="00854E85" w:rsidRDefault="00854E85" w:rsidP="00854E85">
            <w:pPr>
              <w:jc w:val="center"/>
              <w:rPr>
                <w:color w:val="000000"/>
                <w:sz w:val="24"/>
                <w:szCs w:val="24"/>
                <w:lang w:eastAsia="pt-BR"/>
              </w:rPr>
            </w:pPr>
            <w:r>
              <w:rPr>
                <w:color w:val="000000"/>
                <w:sz w:val="24"/>
                <w:szCs w:val="24"/>
                <w:lang w:eastAsia="pt-BR"/>
              </w:rPr>
              <w:t>2</w:t>
            </w:r>
          </w:p>
        </w:tc>
      </w:tr>
      <w:tr w:rsidR="00854E85" w14:paraId="66305B4D"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08551EE" w14:textId="77777777" w:rsidR="00854E85" w:rsidRDefault="00854E85" w:rsidP="00854E85">
            <w:pPr>
              <w:jc w:val="center"/>
              <w:rPr>
                <w:color w:val="000000"/>
                <w:sz w:val="24"/>
                <w:szCs w:val="24"/>
                <w:lang w:eastAsia="pt-BR"/>
              </w:rPr>
            </w:pPr>
            <w:r>
              <w:rPr>
                <w:color w:val="000000"/>
                <w:sz w:val="24"/>
                <w:szCs w:val="24"/>
                <w:lang w:eastAsia="pt-BR"/>
              </w:rPr>
              <w:t>17</w:t>
            </w:r>
          </w:p>
        </w:tc>
        <w:tc>
          <w:tcPr>
            <w:tcW w:w="1357" w:type="dxa"/>
            <w:tcBorders>
              <w:bottom w:val="single" w:sz="4" w:space="0" w:color="000000"/>
            </w:tcBorders>
            <w:shd w:val="clear" w:color="auto" w:fill="CCC0D9" w:themeFill="accent4" w:themeFillTint="66"/>
            <w:vAlign w:val="bottom"/>
          </w:tcPr>
          <w:p w14:paraId="06EF5602" w14:textId="241A9131"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75A4F98A" w14:textId="68DB3685"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55061A6B" w14:textId="77777777" w:rsidR="00854E85" w:rsidRDefault="00854E85" w:rsidP="00854E85">
            <w:pPr>
              <w:jc w:val="center"/>
              <w:rPr>
                <w:color w:val="000000"/>
                <w:sz w:val="24"/>
                <w:szCs w:val="24"/>
                <w:lang w:eastAsia="pt-BR"/>
              </w:rPr>
            </w:pPr>
            <w:r>
              <w:rPr>
                <w:color w:val="000000"/>
                <w:sz w:val="24"/>
                <w:szCs w:val="24"/>
                <w:lang w:eastAsia="pt-BR"/>
              </w:rPr>
              <w:t>4</w:t>
            </w:r>
          </w:p>
        </w:tc>
      </w:tr>
      <w:tr w:rsidR="00854E85" w14:paraId="48E8B9C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82B9068" w14:textId="77777777" w:rsidR="00854E85" w:rsidRDefault="00854E85" w:rsidP="00854E85">
            <w:pPr>
              <w:jc w:val="center"/>
              <w:rPr>
                <w:color w:val="000000"/>
                <w:sz w:val="24"/>
                <w:szCs w:val="24"/>
                <w:lang w:eastAsia="pt-BR"/>
              </w:rPr>
            </w:pPr>
            <w:r>
              <w:rPr>
                <w:color w:val="000000"/>
                <w:sz w:val="24"/>
                <w:szCs w:val="24"/>
                <w:lang w:eastAsia="pt-BR"/>
              </w:rPr>
              <w:t>18</w:t>
            </w:r>
          </w:p>
        </w:tc>
        <w:tc>
          <w:tcPr>
            <w:tcW w:w="1357" w:type="dxa"/>
            <w:tcBorders>
              <w:bottom w:val="single" w:sz="4" w:space="0" w:color="000000"/>
            </w:tcBorders>
            <w:shd w:val="clear" w:color="auto" w:fill="CCC0D9" w:themeFill="accent4" w:themeFillTint="66"/>
            <w:vAlign w:val="bottom"/>
          </w:tcPr>
          <w:p w14:paraId="2DFF027E" w14:textId="2A40BE7F"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6A4FD426" w14:textId="49A3D2D2"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138AA500"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571E9918"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32B0944" w14:textId="77777777" w:rsidR="00854E85" w:rsidRDefault="00854E85" w:rsidP="00854E85">
            <w:pPr>
              <w:jc w:val="center"/>
              <w:rPr>
                <w:color w:val="000000"/>
                <w:sz w:val="24"/>
                <w:szCs w:val="24"/>
                <w:lang w:eastAsia="pt-BR"/>
              </w:rPr>
            </w:pPr>
            <w:r>
              <w:rPr>
                <w:color w:val="000000"/>
                <w:sz w:val="24"/>
                <w:szCs w:val="24"/>
                <w:lang w:eastAsia="pt-BR"/>
              </w:rPr>
              <w:t>19</w:t>
            </w:r>
          </w:p>
        </w:tc>
        <w:tc>
          <w:tcPr>
            <w:tcW w:w="1357" w:type="dxa"/>
            <w:tcBorders>
              <w:bottom w:val="single" w:sz="4" w:space="0" w:color="000000"/>
            </w:tcBorders>
            <w:shd w:val="clear" w:color="auto" w:fill="CCC0D9" w:themeFill="accent4" w:themeFillTint="66"/>
            <w:vAlign w:val="bottom"/>
          </w:tcPr>
          <w:p w14:paraId="075FC4E8" w14:textId="10D8E2BC" w:rsidR="00854E85" w:rsidRDefault="00854E85" w:rsidP="00854E85">
            <w:pPr>
              <w:jc w:val="center"/>
              <w:rPr>
                <w:color w:val="000000"/>
                <w:sz w:val="24"/>
                <w:szCs w:val="24"/>
                <w:lang w:eastAsia="pt-BR"/>
              </w:rPr>
            </w:pPr>
            <w:r>
              <w:rPr>
                <w:color w:val="000000"/>
                <w:sz w:val="24"/>
                <w:szCs w:val="24"/>
                <w:lang w:eastAsia="pt-BR"/>
              </w:rPr>
              <w:t>12</w:t>
            </w:r>
          </w:p>
        </w:tc>
        <w:tc>
          <w:tcPr>
            <w:tcW w:w="1357" w:type="dxa"/>
            <w:tcBorders>
              <w:bottom w:val="single" w:sz="4" w:space="0" w:color="000000"/>
              <w:right w:val="single" w:sz="4" w:space="0" w:color="000000"/>
            </w:tcBorders>
            <w:shd w:val="clear" w:color="auto" w:fill="auto"/>
            <w:vAlign w:val="center"/>
          </w:tcPr>
          <w:p w14:paraId="450F3B9C" w14:textId="03150C3B"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746EBB91" w14:textId="77777777" w:rsidR="00854E85" w:rsidRDefault="00854E85" w:rsidP="00854E85">
            <w:pPr>
              <w:jc w:val="center"/>
              <w:rPr>
                <w:color w:val="000000"/>
                <w:sz w:val="24"/>
                <w:szCs w:val="24"/>
                <w:lang w:eastAsia="pt-BR"/>
              </w:rPr>
            </w:pPr>
            <w:r>
              <w:rPr>
                <w:color w:val="000000"/>
                <w:sz w:val="24"/>
                <w:szCs w:val="24"/>
                <w:lang w:eastAsia="pt-BR"/>
              </w:rPr>
              <w:t>5</w:t>
            </w:r>
          </w:p>
        </w:tc>
      </w:tr>
      <w:tr w:rsidR="00854E85" w14:paraId="11E663F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BE40B74" w14:textId="77777777" w:rsidR="00854E85" w:rsidRDefault="00854E85" w:rsidP="00854E85">
            <w:pPr>
              <w:jc w:val="center"/>
              <w:rPr>
                <w:color w:val="000000"/>
                <w:sz w:val="24"/>
                <w:szCs w:val="24"/>
                <w:lang w:eastAsia="pt-BR"/>
              </w:rPr>
            </w:pPr>
            <w:r>
              <w:rPr>
                <w:color w:val="000000"/>
                <w:sz w:val="24"/>
                <w:szCs w:val="24"/>
                <w:lang w:eastAsia="pt-BR"/>
              </w:rPr>
              <w:t>20</w:t>
            </w:r>
          </w:p>
        </w:tc>
        <w:tc>
          <w:tcPr>
            <w:tcW w:w="1357" w:type="dxa"/>
            <w:tcBorders>
              <w:bottom w:val="single" w:sz="4" w:space="0" w:color="000000"/>
            </w:tcBorders>
            <w:shd w:val="clear" w:color="auto" w:fill="CCC0D9" w:themeFill="accent4" w:themeFillTint="66"/>
            <w:vAlign w:val="bottom"/>
          </w:tcPr>
          <w:p w14:paraId="40338BF1" w14:textId="6B7EFC8B" w:rsidR="00854E85" w:rsidRDefault="00854E85" w:rsidP="00854E85">
            <w:pPr>
              <w:jc w:val="center"/>
              <w:rPr>
                <w:color w:val="000000"/>
                <w:sz w:val="24"/>
                <w:szCs w:val="24"/>
                <w:lang w:eastAsia="pt-BR"/>
              </w:rPr>
            </w:pPr>
            <w:r>
              <w:rPr>
                <w:color w:val="000000"/>
                <w:sz w:val="24"/>
                <w:szCs w:val="24"/>
                <w:lang w:eastAsia="pt-BR"/>
              </w:rPr>
              <w:t>8</w:t>
            </w:r>
          </w:p>
        </w:tc>
        <w:tc>
          <w:tcPr>
            <w:tcW w:w="1357" w:type="dxa"/>
            <w:tcBorders>
              <w:bottom w:val="single" w:sz="4" w:space="0" w:color="000000"/>
              <w:right w:val="single" w:sz="4" w:space="0" w:color="000000"/>
            </w:tcBorders>
            <w:shd w:val="clear" w:color="auto" w:fill="auto"/>
            <w:vAlign w:val="center"/>
          </w:tcPr>
          <w:p w14:paraId="069843E6" w14:textId="0B51E7CF"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left w:val="single" w:sz="8" w:space="0" w:color="000000"/>
              <w:bottom w:val="single" w:sz="4" w:space="0" w:color="000000"/>
              <w:right w:val="single" w:sz="8" w:space="0" w:color="000000"/>
            </w:tcBorders>
            <w:shd w:val="clear" w:color="auto" w:fill="auto"/>
            <w:vAlign w:val="center"/>
          </w:tcPr>
          <w:p w14:paraId="1A719178"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5FA90D2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E94C2A2" w14:textId="77777777" w:rsidR="00854E85" w:rsidRDefault="00854E85" w:rsidP="00854E85">
            <w:pPr>
              <w:jc w:val="center"/>
              <w:rPr>
                <w:color w:val="000000"/>
                <w:sz w:val="24"/>
                <w:szCs w:val="24"/>
                <w:lang w:eastAsia="pt-BR"/>
              </w:rPr>
            </w:pPr>
            <w:r>
              <w:rPr>
                <w:color w:val="000000"/>
                <w:sz w:val="24"/>
                <w:szCs w:val="24"/>
                <w:lang w:eastAsia="pt-BR"/>
              </w:rPr>
              <w:t>21</w:t>
            </w:r>
          </w:p>
        </w:tc>
        <w:tc>
          <w:tcPr>
            <w:tcW w:w="1357" w:type="dxa"/>
            <w:tcBorders>
              <w:bottom w:val="single" w:sz="4" w:space="0" w:color="000000"/>
            </w:tcBorders>
            <w:shd w:val="clear" w:color="auto" w:fill="CCC0D9" w:themeFill="accent4" w:themeFillTint="66"/>
            <w:vAlign w:val="bottom"/>
          </w:tcPr>
          <w:p w14:paraId="6D55E63C" w14:textId="01AB4DD2"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3BFB8F87" w14:textId="2BA7D038"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3CBDFD3E"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3BFBDC42" w14:textId="77777777" w:rsidTr="007302D2">
        <w:trPr>
          <w:trHeight w:val="315"/>
          <w:jc w:val="center"/>
        </w:trPr>
        <w:tc>
          <w:tcPr>
            <w:tcW w:w="1133" w:type="dxa"/>
            <w:tcBorders>
              <w:left w:val="single" w:sz="8" w:space="0" w:color="000000"/>
              <w:bottom w:val="single" w:sz="8" w:space="0" w:color="000000"/>
              <w:right w:val="single" w:sz="8" w:space="0" w:color="000000"/>
            </w:tcBorders>
            <w:shd w:val="clear" w:color="auto" w:fill="C4BC96" w:themeFill="background2" w:themeFillShade="BF"/>
            <w:vAlign w:val="center"/>
          </w:tcPr>
          <w:p w14:paraId="7369DAD8" w14:textId="77777777" w:rsidR="00854E85" w:rsidRDefault="00854E85" w:rsidP="00854E85">
            <w:pPr>
              <w:jc w:val="center"/>
              <w:rPr>
                <w:color w:val="000000"/>
                <w:sz w:val="24"/>
                <w:szCs w:val="24"/>
                <w:lang w:eastAsia="pt-BR"/>
              </w:rPr>
            </w:pPr>
            <w:r>
              <w:rPr>
                <w:color w:val="000000"/>
                <w:sz w:val="24"/>
                <w:szCs w:val="24"/>
                <w:lang w:eastAsia="pt-BR"/>
              </w:rPr>
              <w:t>22</w:t>
            </w:r>
          </w:p>
        </w:tc>
        <w:tc>
          <w:tcPr>
            <w:tcW w:w="1357" w:type="dxa"/>
            <w:tcBorders>
              <w:bottom w:val="single" w:sz="8" w:space="0" w:color="000000"/>
            </w:tcBorders>
            <w:shd w:val="clear" w:color="auto" w:fill="CCC0D9" w:themeFill="accent4" w:themeFillTint="66"/>
            <w:vAlign w:val="bottom"/>
          </w:tcPr>
          <w:p w14:paraId="129BF226" w14:textId="23D5255E"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8" w:space="0" w:color="000000"/>
              <w:right w:val="single" w:sz="4" w:space="0" w:color="000000"/>
            </w:tcBorders>
            <w:shd w:val="clear" w:color="auto" w:fill="auto"/>
            <w:vAlign w:val="center"/>
          </w:tcPr>
          <w:p w14:paraId="3EFD7639" w14:textId="71ED6E4A" w:rsidR="00854E85" w:rsidRDefault="00854E85" w:rsidP="00854E85">
            <w:pPr>
              <w:jc w:val="center"/>
              <w:rPr>
                <w:color w:val="000000"/>
                <w:sz w:val="24"/>
                <w:szCs w:val="24"/>
                <w:lang w:eastAsia="pt-BR"/>
              </w:rPr>
            </w:pPr>
            <w:r>
              <w:rPr>
                <w:color w:val="000000"/>
                <w:sz w:val="24"/>
                <w:szCs w:val="24"/>
                <w:lang w:eastAsia="pt-BR"/>
              </w:rPr>
              <w:t>8</w:t>
            </w:r>
          </w:p>
        </w:tc>
        <w:tc>
          <w:tcPr>
            <w:tcW w:w="1170" w:type="dxa"/>
            <w:tcBorders>
              <w:left w:val="single" w:sz="8" w:space="0" w:color="000000"/>
              <w:bottom w:val="single" w:sz="8" w:space="0" w:color="000000"/>
              <w:right w:val="single" w:sz="8" w:space="0" w:color="000000"/>
            </w:tcBorders>
            <w:shd w:val="clear" w:color="auto" w:fill="auto"/>
            <w:vAlign w:val="center"/>
          </w:tcPr>
          <w:p w14:paraId="1CAD35F6"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AAD7855" w14:textId="77777777" w:rsidTr="00854E85">
        <w:trPr>
          <w:trHeight w:val="315"/>
          <w:jc w:val="center"/>
        </w:trPr>
        <w:tc>
          <w:tcPr>
            <w:tcW w:w="1133" w:type="dxa"/>
            <w:tcBorders>
              <w:left w:val="single" w:sz="8" w:space="0" w:color="000000"/>
              <w:bottom w:val="single" w:sz="8" w:space="0" w:color="000000"/>
              <w:right w:val="single" w:sz="8" w:space="0" w:color="000000"/>
            </w:tcBorders>
            <w:shd w:val="clear" w:color="000000" w:fill="000000"/>
            <w:vAlign w:val="center"/>
          </w:tcPr>
          <w:p w14:paraId="483DAB2A" w14:textId="77777777" w:rsidR="00854E85" w:rsidRDefault="00854E85" w:rsidP="00854E85">
            <w:pPr>
              <w:jc w:val="center"/>
              <w:rPr>
                <w:b/>
                <w:bCs/>
                <w:color w:val="FFFFFF"/>
                <w:sz w:val="24"/>
                <w:szCs w:val="24"/>
                <w:lang w:eastAsia="pt-BR"/>
              </w:rPr>
            </w:pPr>
            <w:r>
              <w:rPr>
                <w:b/>
                <w:bCs/>
                <w:color w:val="FFFFFF"/>
                <w:sz w:val="24"/>
                <w:szCs w:val="24"/>
                <w:lang w:eastAsia="pt-BR"/>
              </w:rPr>
              <w:t>Total:</w:t>
            </w:r>
          </w:p>
        </w:tc>
        <w:tc>
          <w:tcPr>
            <w:tcW w:w="1357" w:type="dxa"/>
            <w:tcBorders>
              <w:bottom w:val="single" w:sz="8" w:space="0" w:color="000000"/>
            </w:tcBorders>
            <w:shd w:val="clear" w:color="000000" w:fill="000000"/>
            <w:vAlign w:val="bottom"/>
          </w:tcPr>
          <w:p w14:paraId="76D9BA98" w14:textId="430743D8" w:rsidR="00854E85" w:rsidRDefault="00854E85" w:rsidP="00854E85">
            <w:pPr>
              <w:jc w:val="center"/>
              <w:rPr>
                <w:b/>
                <w:bCs/>
                <w:color w:val="FFFFFF"/>
                <w:sz w:val="24"/>
                <w:szCs w:val="24"/>
                <w:lang w:eastAsia="pt-BR"/>
              </w:rPr>
            </w:pPr>
            <w:r>
              <w:rPr>
                <w:b/>
                <w:bCs/>
                <w:color w:val="FFFFFF"/>
                <w:sz w:val="24"/>
                <w:szCs w:val="24"/>
                <w:lang w:eastAsia="pt-BR"/>
              </w:rPr>
              <w:t>120</w:t>
            </w:r>
          </w:p>
        </w:tc>
        <w:tc>
          <w:tcPr>
            <w:tcW w:w="1357" w:type="dxa"/>
            <w:tcBorders>
              <w:bottom w:val="single" w:sz="8" w:space="0" w:color="000000"/>
            </w:tcBorders>
            <w:shd w:val="clear" w:color="000000" w:fill="000000"/>
            <w:vAlign w:val="center"/>
          </w:tcPr>
          <w:p w14:paraId="00DC4646" w14:textId="551B3F54" w:rsidR="00854E85" w:rsidRDefault="00854E85" w:rsidP="00854E85">
            <w:pPr>
              <w:jc w:val="center"/>
              <w:rPr>
                <w:b/>
                <w:bCs/>
                <w:color w:val="FFFFFF"/>
                <w:sz w:val="24"/>
                <w:szCs w:val="24"/>
                <w:lang w:eastAsia="pt-BR"/>
              </w:rPr>
            </w:pPr>
            <w:r>
              <w:rPr>
                <w:b/>
                <w:bCs/>
                <w:color w:val="FFFFFF"/>
                <w:sz w:val="24"/>
                <w:szCs w:val="24"/>
                <w:lang w:eastAsia="pt-BR"/>
              </w:rPr>
              <w:t>61</w:t>
            </w:r>
          </w:p>
        </w:tc>
        <w:tc>
          <w:tcPr>
            <w:tcW w:w="1170" w:type="dxa"/>
            <w:tcBorders>
              <w:bottom w:val="single" w:sz="8" w:space="0" w:color="000000"/>
              <w:right w:val="single" w:sz="8" w:space="0" w:color="000000"/>
            </w:tcBorders>
            <w:shd w:val="clear" w:color="000000" w:fill="000000"/>
            <w:vAlign w:val="center"/>
          </w:tcPr>
          <w:p w14:paraId="1D80A101" w14:textId="77777777" w:rsidR="00854E85" w:rsidRDefault="00854E85" w:rsidP="00854E85">
            <w:pPr>
              <w:jc w:val="center"/>
              <w:rPr>
                <w:b/>
                <w:bCs/>
                <w:color w:val="FFFFFF"/>
                <w:sz w:val="24"/>
                <w:szCs w:val="24"/>
                <w:lang w:eastAsia="pt-BR"/>
              </w:rPr>
            </w:pPr>
            <w:r>
              <w:rPr>
                <w:b/>
                <w:bCs/>
                <w:color w:val="FFFFFF"/>
                <w:sz w:val="24"/>
                <w:szCs w:val="24"/>
                <w:lang w:eastAsia="pt-BR"/>
              </w:rPr>
              <w:t>37</w:t>
            </w:r>
          </w:p>
        </w:tc>
      </w:tr>
    </w:tbl>
    <w:p w14:paraId="1BEE3979" w14:textId="666CA817" w:rsidR="000F0E5B" w:rsidRDefault="00126F3B">
      <w:pPr>
        <w:jc w:val="center"/>
        <w:rPr>
          <w:rFonts w:eastAsiaTheme="minorEastAsia"/>
          <w:sz w:val="24"/>
          <w:szCs w:val="24"/>
        </w:rPr>
      </w:pPr>
      <w:del w:id="902" w:author="Thaíla Gomes" w:date="2020-01-17T22:42:00Z">
        <w:r w:rsidDel="00D22BC4">
          <w:rPr>
            <w:rFonts w:eastAsiaTheme="minorEastAsia"/>
            <w:sz w:val="24"/>
            <w:szCs w:val="24"/>
          </w:rPr>
          <w:delText xml:space="preserve">Tabela </w:delText>
        </w:r>
      </w:del>
      <w:r w:rsidR="00B427A4">
        <w:rPr>
          <w:rFonts w:eastAsiaTheme="minorEastAsia"/>
          <w:sz w:val="24"/>
          <w:szCs w:val="24"/>
        </w:rPr>
        <w:t>Tabela</w:t>
      </w:r>
      <w:ins w:id="903" w:author="Thaíla Gomes" w:date="2020-01-17T22:42:00Z">
        <w:r w:rsidR="00D22BC4">
          <w:rPr>
            <w:rFonts w:eastAsiaTheme="minorEastAsia"/>
            <w:sz w:val="24"/>
            <w:szCs w:val="24"/>
          </w:rPr>
          <w:t xml:space="preserve"> </w:t>
        </w:r>
      </w:ins>
      <w:r>
        <w:rPr>
          <w:rFonts w:eastAsiaTheme="minorEastAsia"/>
          <w:sz w:val="24"/>
          <w:szCs w:val="24"/>
        </w:rPr>
        <w:t>XX – Quantidade de falsos positivos dos algoritmos testados</w:t>
      </w:r>
    </w:p>
    <w:p w14:paraId="6638DCC3" w14:textId="77777777" w:rsidR="00854E85" w:rsidRDefault="00854E85">
      <w:pPr>
        <w:rPr>
          <w:rFonts w:eastAsiaTheme="minorEastAsia"/>
          <w:sz w:val="24"/>
          <w:szCs w:val="24"/>
        </w:rPr>
      </w:pPr>
    </w:p>
    <w:p w14:paraId="1D1F97FF" w14:textId="7B8EAD39" w:rsidR="000F0E5B" w:rsidRDefault="00126F3B" w:rsidP="00854E85">
      <w:pPr>
        <w:ind w:firstLine="720"/>
        <w:rPr>
          <w:rFonts w:eastAsiaTheme="minorEastAsia"/>
          <w:sz w:val="24"/>
          <w:szCs w:val="24"/>
        </w:rPr>
      </w:pPr>
      <w:r>
        <w:rPr>
          <w:rFonts w:eastAsiaTheme="minorEastAsia"/>
          <w:sz w:val="24"/>
          <w:szCs w:val="24"/>
        </w:rPr>
        <w:lastRenderedPageBreak/>
        <w:t xml:space="preserve">Apesar de apresentar um número superior de acertos, como visto </w:t>
      </w:r>
      <w:r w:rsidR="00E139C5">
        <w:rPr>
          <w:rFonts w:eastAsiaTheme="minorEastAsia"/>
          <w:sz w:val="24"/>
          <w:szCs w:val="24"/>
        </w:rPr>
        <w:t>no tópico</w:t>
      </w:r>
      <w:r>
        <w:rPr>
          <w:rFonts w:eastAsiaTheme="minorEastAsia"/>
          <w:sz w:val="24"/>
          <w:szCs w:val="24"/>
        </w:rPr>
        <w:t xml:space="preserve"> anterior, o Face Recognition também obteve um maior número de falsos positivos. Isto significa que ao buscar por uma pessoa, ele vai trazer outras pessoas diferentes do indivíduo sendo buscado. A causa disso está diretamente ligada ao valor do </w:t>
      </w:r>
      <w:r>
        <w:rPr>
          <w:rFonts w:eastAsiaTheme="minorEastAsia"/>
          <w:i/>
          <w:sz w:val="24"/>
          <w:szCs w:val="24"/>
        </w:rPr>
        <w:t>threshold</w:t>
      </w:r>
      <w:r>
        <w:rPr>
          <w:rFonts w:eastAsiaTheme="minorEastAsia"/>
          <w:sz w:val="24"/>
          <w:szCs w:val="24"/>
        </w:rPr>
        <w:t xml:space="preserve"> de cada algoritmo.</w:t>
      </w:r>
    </w:p>
    <w:p w14:paraId="68660F3C" w14:textId="7091B461" w:rsidR="000F0E5B" w:rsidRDefault="00126F3B" w:rsidP="00854E85">
      <w:pPr>
        <w:ind w:firstLine="720"/>
        <w:rPr>
          <w:rFonts w:eastAsiaTheme="minorEastAsia"/>
          <w:sz w:val="24"/>
          <w:szCs w:val="24"/>
        </w:rPr>
      </w:pPr>
      <w:r>
        <w:rPr>
          <w:rFonts w:eastAsiaTheme="minorEastAsia"/>
          <w:sz w:val="24"/>
          <w:szCs w:val="24"/>
        </w:rPr>
        <w:t xml:space="preserve">Após calcular o resultado da distância Euclidiana dos rostos, é feita uma comparação com </w:t>
      </w:r>
      <w:r>
        <w:rPr>
          <w:rFonts w:eastAsiaTheme="minorEastAsia"/>
          <w:i/>
          <w:sz w:val="24"/>
          <w:szCs w:val="24"/>
        </w:rPr>
        <w:t xml:space="preserve">threshold. </w:t>
      </w:r>
      <w:r>
        <w:rPr>
          <w:rFonts w:eastAsiaTheme="minorEastAsia"/>
          <w:sz w:val="24"/>
          <w:szCs w:val="24"/>
        </w:rPr>
        <w:t xml:space="preserve">Se o valor resultado do cálculo feito for menor ou igual ao </w:t>
      </w:r>
      <w:r>
        <w:rPr>
          <w:rFonts w:eastAsiaTheme="minorEastAsia"/>
          <w:i/>
          <w:sz w:val="24"/>
          <w:szCs w:val="24"/>
        </w:rPr>
        <w:t>threshold,</w:t>
      </w:r>
      <w:r>
        <w:rPr>
          <w:rFonts w:eastAsiaTheme="minorEastAsia"/>
          <w:sz w:val="24"/>
          <w:szCs w:val="24"/>
        </w:rPr>
        <w:t xml:space="preserve"> há grandes chances de serem o mesmo indivíduo. </w:t>
      </w:r>
      <w:r w:rsidR="00854E85">
        <w:rPr>
          <w:rFonts w:eastAsiaTheme="minorEastAsia"/>
          <w:sz w:val="24"/>
          <w:szCs w:val="24"/>
        </w:rPr>
        <w:t>Portanto</w:t>
      </w:r>
      <w:r>
        <w:rPr>
          <w:rFonts w:eastAsiaTheme="minorEastAsia"/>
          <w:sz w:val="24"/>
          <w:szCs w:val="24"/>
        </w:rPr>
        <w:t>, quando o número de falsos positivos é alto, quer dizer que os resultados dos cálculos feitos estão dentro do intervalo de valor que classifica aquele rosto como verdadeiro, por isso, existe a necessidade de ajuste do valor de tolerância.</w:t>
      </w:r>
      <w:r w:rsidR="00854E85">
        <w:rPr>
          <w:rFonts w:eastAsiaTheme="minorEastAsia"/>
          <w:sz w:val="24"/>
          <w:szCs w:val="24"/>
        </w:rPr>
        <w:t xml:space="preserve"> </w:t>
      </w:r>
    </w:p>
    <w:p w14:paraId="331A8BE8" w14:textId="0FB3B99A" w:rsidR="00854E85" w:rsidRPr="00854E85" w:rsidRDefault="00854E85" w:rsidP="00854E85">
      <w:pPr>
        <w:ind w:firstLine="720"/>
        <w:rPr>
          <w:rFonts w:eastAsiaTheme="minorEastAsia"/>
          <w:sz w:val="24"/>
          <w:szCs w:val="24"/>
        </w:rPr>
      </w:pPr>
      <w:r>
        <w:rPr>
          <w:rFonts w:eastAsiaTheme="minorEastAsia"/>
          <w:sz w:val="24"/>
          <w:szCs w:val="24"/>
        </w:rPr>
        <w:t xml:space="preserve">Entretanto, o </w:t>
      </w:r>
      <w:r w:rsidR="00E139C5">
        <w:rPr>
          <w:rFonts w:eastAsiaTheme="minorEastAsia"/>
          <w:sz w:val="24"/>
          <w:szCs w:val="24"/>
        </w:rPr>
        <w:t xml:space="preserve">valor do </w:t>
      </w:r>
      <w:r>
        <w:rPr>
          <w:rFonts w:eastAsiaTheme="minorEastAsia"/>
          <w:i/>
          <w:sz w:val="24"/>
          <w:szCs w:val="24"/>
        </w:rPr>
        <w:t>threshold</w:t>
      </w:r>
      <w:r>
        <w:rPr>
          <w:rFonts w:eastAsiaTheme="minorEastAsia"/>
          <w:sz w:val="24"/>
          <w:szCs w:val="24"/>
        </w:rPr>
        <w:t xml:space="preserve"> utilizado para os teste</w:t>
      </w:r>
      <w:r w:rsidR="00E139C5">
        <w:rPr>
          <w:rFonts w:eastAsiaTheme="minorEastAsia"/>
          <w:sz w:val="24"/>
          <w:szCs w:val="24"/>
        </w:rPr>
        <w:t>s</w:t>
      </w:r>
      <w:r>
        <w:rPr>
          <w:rFonts w:eastAsiaTheme="minorEastAsia"/>
          <w:sz w:val="24"/>
          <w:szCs w:val="24"/>
        </w:rPr>
        <w:t xml:space="preserve"> foi escolhido, pois, o autor da biblioteca</w:t>
      </w:r>
      <w:r w:rsidR="00E139C5">
        <w:rPr>
          <w:rFonts w:eastAsiaTheme="minorEastAsia"/>
          <w:sz w:val="24"/>
          <w:szCs w:val="24"/>
        </w:rPr>
        <w:t xml:space="preserve"> Face Recognition</w:t>
      </w:r>
      <w:r>
        <w:rPr>
          <w:rFonts w:eastAsiaTheme="minorEastAsia"/>
          <w:sz w:val="24"/>
          <w:szCs w:val="24"/>
        </w:rPr>
        <w:t xml:space="preserve">, em seus testes, </w:t>
      </w:r>
      <w:r w:rsidR="00E139C5">
        <w:rPr>
          <w:rFonts w:eastAsiaTheme="minorEastAsia"/>
          <w:sz w:val="24"/>
          <w:szCs w:val="24"/>
        </w:rPr>
        <w:t xml:space="preserve">o </w:t>
      </w:r>
      <w:r>
        <w:rPr>
          <w:rFonts w:eastAsiaTheme="minorEastAsia"/>
          <w:sz w:val="24"/>
          <w:szCs w:val="24"/>
        </w:rPr>
        <w:t xml:space="preserve">determinou como o </w:t>
      </w:r>
      <w:r w:rsidR="00E139C5">
        <w:rPr>
          <w:rFonts w:eastAsiaTheme="minorEastAsia"/>
          <w:sz w:val="24"/>
          <w:szCs w:val="24"/>
        </w:rPr>
        <w:t>parâmetro que obteve o melhor resultado. Quando levado em consideração, este fator demonstra que apesar da capacidade de reconhecimento ser melhor que a do OpenFace, é possível que o algoritmo, quando em comparação, tenha dificuldade reproduzir resultados mínimos.</w:t>
      </w:r>
    </w:p>
    <w:p w14:paraId="2E635C78" w14:textId="7CE408EE" w:rsidR="000F0E5B" w:rsidRDefault="00126F3B" w:rsidP="00854E85">
      <w:pPr>
        <w:ind w:firstLine="720"/>
        <w:rPr>
          <w:sz w:val="24"/>
          <w:szCs w:val="24"/>
        </w:rPr>
      </w:pPr>
      <w:r>
        <w:rPr>
          <w:sz w:val="24"/>
          <w:szCs w:val="24"/>
        </w:rPr>
        <w:t>Por causa de retornos irrelevantes em uma pesquisa, ajustar a quantidade de falsos positivos é bastante importante. É ideal que ele seja sempre o menor possível, sem comprometer o número de acertos.</w:t>
      </w:r>
    </w:p>
    <w:p w14:paraId="5337974F" w14:textId="77777777" w:rsidR="00E139C5" w:rsidRDefault="00E139C5" w:rsidP="00854E85">
      <w:pPr>
        <w:ind w:firstLine="720"/>
        <w:rPr>
          <w:sz w:val="24"/>
          <w:szCs w:val="24"/>
        </w:rPr>
      </w:pPr>
    </w:p>
    <w:p w14:paraId="34DF421C" w14:textId="77777777" w:rsidR="000F0E5B" w:rsidRDefault="00126F3B">
      <w:pPr>
        <w:rPr>
          <w:b/>
          <w:sz w:val="24"/>
          <w:szCs w:val="24"/>
        </w:rPr>
      </w:pPr>
      <w:r>
        <w:rPr>
          <w:b/>
          <w:sz w:val="24"/>
          <w:szCs w:val="24"/>
        </w:rPr>
        <w:t>Falsos Negativos</w:t>
      </w:r>
    </w:p>
    <w:p w14:paraId="73F7EFD4" w14:textId="387EFA5E" w:rsidR="000F0E5B" w:rsidRDefault="00126F3B">
      <w:pPr>
        <w:rPr>
          <w:sz w:val="24"/>
          <w:szCs w:val="24"/>
        </w:rPr>
      </w:pPr>
      <w:r>
        <w:rPr>
          <w:sz w:val="24"/>
          <w:szCs w:val="24"/>
        </w:rPr>
        <w:t xml:space="preserve">Os falsos negativos são as imagens de um indivíduo as quais o algoritmo falhou em reconhecer, ou seja, quando duas fotos comparadas são de uma mesma pessoa, mas o algoritmo diz que são pessoas diferentes. </w:t>
      </w:r>
    </w:p>
    <w:p w14:paraId="7A57A908" w14:textId="77777777" w:rsidR="00B427A4" w:rsidRDefault="00B427A4">
      <w:pPr>
        <w:rPr>
          <w:sz w:val="24"/>
          <w:szCs w:val="24"/>
        </w:rPr>
      </w:pPr>
    </w:p>
    <w:p w14:paraId="380003D7" w14:textId="4B41DB18" w:rsidR="00B427A4" w:rsidRPr="00B427A4" w:rsidRDefault="00B427A4" w:rsidP="00B427A4">
      <w:pPr>
        <w:pStyle w:val="PargrafodaLista"/>
        <w:numPr>
          <w:ilvl w:val="0"/>
          <w:numId w:val="12"/>
        </w:numPr>
        <w:rPr>
          <w:sz w:val="24"/>
          <w:szCs w:val="24"/>
        </w:rPr>
      </w:pPr>
      <w:r w:rsidRPr="00B427A4">
        <w:rPr>
          <w:sz w:val="24"/>
          <w:szCs w:val="24"/>
        </w:rPr>
        <w:t>Indivíduo – Número identificador do indivíduo no banco de dados</w:t>
      </w:r>
    </w:p>
    <w:p w14:paraId="4AFDFBB2" w14:textId="77777777" w:rsidR="00B427A4" w:rsidRPr="00B427A4" w:rsidRDefault="00B427A4" w:rsidP="00B427A4">
      <w:pPr>
        <w:pStyle w:val="PargrafodaLista"/>
        <w:numPr>
          <w:ilvl w:val="0"/>
          <w:numId w:val="11"/>
        </w:numPr>
        <w:rPr>
          <w:sz w:val="24"/>
          <w:szCs w:val="24"/>
        </w:rPr>
      </w:pPr>
      <w:r w:rsidRPr="00B427A4">
        <w:rPr>
          <w:sz w:val="24"/>
          <w:szCs w:val="24"/>
        </w:rPr>
        <w:t>Qtde. Imagens – Quantidade de imagens que aquele indivíduo possui na base de dados</w:t>
      </w:r>
    </w:p>
    <w:p w14:paraId="0CADB150" w14:textId="27D850D5" w:rsidR="00B427A4" w:rsidRPr="00B427A4" w:rsidRDefault="00B427A4" w:rsidP="00B427A4">
      <w:pPr>
        <w:pStyle w:val="PargrafodaLista"/>
        <w:numPr>
          <w:ilvl w:val="0"/>
          <w:numId w:val="11"/>
        </w:numPr>
        <w:rPr>
          <w:sz w:val="24"/>
          <w:szCs w:val="24"/>
        </w:rPr>
      </w:pPr>
      <w:r w:rsidRPr="00B427A4">
        <w:rPr>
          <w:sz w:val="24"/>
          <w:szCs w:val="24"/>
        </w:rPr>
        <w:t>Face Recognition – Número de falsos negativos obtidos no teste com a biblioteca Face Recognition</w:t>
      </w:r>
    </w:p>
    <w:p w14:paraId="7E77EEC6" w14:textId="05910824" w:rsidR="00B427A4" w:rsidRPr="00B427A4" w:rsidRDefault="00B427A4" w:rsidP="00B427A4">
      <w:pPr>
        <w:pStyle w:val="PargrafodaLista"/>
        <w:numPr>
          <w:ilvl w:val="0"/>
          <w:numId w:val="11"/>
        </w:numPr>
        <w:rPr>
          <w:sz w:val="24"/>
          <w:szCs w:val="24"/>
        </w:rPr>
      </w:pPr>
      <w:r w:rsidRPr="00B427A4">
        <w:rPr>
          <w:sz w:val="24"/>
          <w:szCs w:val="24"/>
        </w:rPr>
        <w:t>OpenFace – Número de falsos positivos negativos no teste com a biblioteca OpenFace</w:t>
      </w:r>
    </w:p>
    <w:p w14:paraId="72FF6621" w14:textId="77777777" w:rsidR="00B427A4" w:rsidRDefault="00B427A4">
      <w:pPr>
        <w:rPr>
          <w:sz w:val="24"/>
          <w:szCs w:val="24"/>
        </w:rPr>
      </w:pPr>
    </w:p>
    <w:tbl>
      <w:tblPr>
        <w:tblW w:w="4540"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1"/>
        <w:gridCol w:w="997"/>
        <w:gridCol w:w="1357"/>
        <w:gridCol w:w="1170"/>
      </w:tblGrid>
      <w:tr w:rsidR="000F0E5B" w14:paraId="07C8FDE3" w14:textId="77777777">
        <w:trPr>
          <w:trHeight w:val="615"/>
          <w:jc w:val="center"/>
        </w:trPr>
        <w:tc>
          <w:tcPr>
            <w:tcW w:w="1150"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09B8990C"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950" w:type="dxa"/>
            <w:tcBorders>
              <w:top w:val="single" w:sz="8" w:space="0" w:color="000000"/>
              <w:right w:val="single" w:sz="8" w:space="0" w:color="000000"/>
            </w:tcBorders>
            <w:shd w:val="clear" w:color="000000" w:fill="000000"/>
            <w:vAlign w:val="center"/>
          </w:tcPr>
          <w:p w14:paraId="09D40CBF" w14:textId="77777777" w:rsidR="000F0E5B" w:rsidRDefault="00126F3B">
            <w:pPr>
              <w:rPr>
                <w:b/>
                <w:bCs/>
                <w:color w:val="FFFFFF"/>
                <w:sz w:val="24"/>
                <w:szCs w:val="24"/>
                <w:lang w:eastAsia="pt-BR"/>
              </w:rPr>
            </w:pPr>
            <w:r>
              <w:rPr>
                <w:b/>
                <w:bCs/>
                <w:color w:val="FFFFFF"/>
                <w:sz w:val="24"/>
                <w:szCs w:val="24"/>
                <w:lang w:eastAsia="pt-BR"/>
              </w:rPr>
              <w:t>Qtde</w:t>
            </w:r>
            <w:r>
              <w:rPr>
                <w:b/>
                <w:bCs/>
                <w:color w:val="FFFFFF"/>
                <w:sz w:val="24"/>
                <w:szCs w:val="24"/>
                <w:lang w:eastAsia="pt-BR"/>
              </w:rPr>
              <w:br/>
              <w:t>Imagens</w:t>
            </w:r>
          </w:p>
        </w:tc>
        <w:tc>
          <w:tcPr>
            <w:tcW w:w="1289" w:type="dxa"/>
            <w:tcBorders>
              <w:top w:val="single" w:sz="8" w:space="0" w:color="000000"/>
              <w:bottom w:val="single" w:sz="4" w:space="0" w:color="000000"/>
              <w:right w:val="single" w:sz="4" w:space="0" w:color="000000"/>
            </w:tcBorders>
            <w:shd w:val="clear" w:color="000000" w:fill="000000"/>
            <w:vAlign w:val="center"/>
          </w:tcPr>
          <w:p w14:paraId="26F9B562"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t>Recognition</w:t>
            </w:r>
          </w:p>
        </w:tc>
        <w:tc>
          <w:tcPr>
            <w:tcW w:w="1150" w:type="dxa"/>
            <w:tcBorders>
              <w:top w:val="single" w:sz="8" w:space="0" w:color="000000"/>
              <w:left w:val="single" w:sz="8" w:space="0" w:color="000000"/>
              <w:right w:val="single" w:sz="4" w:space="0" w:color="000000"/>
            </w:tcBorders>
            <w:shd w:val="clear" w:color="000000" w:fill="000000"/>
            <w:vAlign w:val="center"/>
          </w:tcPr>
          <w:p w14:paraId="54B03AB4" w14:textId="77777777" w:rsidR="000F0E5B" w:rsidRDefault="00126F3B">
            <w:pPr>
              <w:jc w:val="center"/>
              <w:rPr>
                <w:b/>
                <w:bCs/>
                <w:color w:val="FFFFFF"/>
                <w:sz w:val="24"/>
                <w:szCs w:val="24"/>
                <w:lang w:eastAsia="pt-BR"/>
              </w:rPr>
            </w:pPr>
            <w:r>
              <w:rPr>
                <w:b/>
                <w:bCs/>
                <w:color w:val="FFFFFF"/>
                <w:sz w:val="24"/>
                <w:szCs w:val="24"/>
                <w:lang w:eastAsia="pt-BR"/>
              </w:rPr>
              <w:t>OpenFace</w:t>
            </w:r>
          </w:p>
        </w:tc>
      </w:tr>
      <w:tr w:rsidR="000F0E5B" w14:paraId="6F357CD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4C08F8F" w14:textId="77777777" w:rsidR="000F0E5B" w:rsidRDefault="00126F3B">
            <w:pPr>
              <w:jc w:val="center"/>
              <w:rPr>
                <w:color w:val="000000"/>
                <w:sz w:val="24"/>
                <w:szCs w:val="24"/>
                <w:lang w:eastAsia="pt-BR"/>
              </w:rPr>
            </w:pPr>
            <w:r>
              <w:rPr>
                <w:color w:val="000000"/>
                <w:sz w:val="24"/>
                <w:szCs w:val="24"/>
                <w:lang w:eastAsia="pt-BR"/>
              </w:rPr>
              <w:t>1</w:t>
            </w:r>
          </w:p>
        </w:tc>
        <w:tc>
          <w:tcPr>
            <w:tcW w:w="950" w:type="dxa"/>
            <w:tcBorders>
              <w:bottom w:val="single" w:sz="4" w:space="0" w:color="000000"/>
            </w:tcBorders>
            <w:shd w:val="clear" w:color="auto" w:fill="CCC0D9" w:themeFill="accent4" w:themeFillTint="66"/>
            <w:vAlign w:val="bottom"/>
          </w:tcPr>
          <w:p w14:paraId="2A502D3A" w14:textId="77777777" w:rsidR="000F0E5B" w:rsidRDefault="00126F3B">
            <w:pPr>
              <w:jc w:val="center"/>
              <w:rPr>
                <w:color w:val="000000"/>
                <w:sz w:val="24"/>
                <w:szCs w:val="24"/>
                <w:lang w:eastAsia="pt-BR"/>
              </w:rPr>
            </w:pPr>
            <w:r>
              <w:rPr>
                <w:color w:val="000000"/>
                <w:sz w:val="24"/>
                <w:szCs w:val="24"/>
                <w:lang w:eastAsia="pt-BR"/>
              </w:rPr>
              <w:t>7</w:t>
            </w:r>
          </w:p>
        </w:tc>
        <w:tc>
          <w:tcPr>
            <w:tcW w:w="1289" w:type="dxa"/>
            <w:tcBorders>
              <w:left w:val="single" w:sz="8" w:space="0" w:color="000000"/>
            </w:tcBorders>
            <w:shd w:val="clear" w:color="auto" w:fill="auto"/>
            <w:vAlign w:val="bottom"/>
          </w:tcPr>
          <w:p w14:paraId="60E3E076"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2126F944" w14:textId="77777777" w:rsidR="000F0E5B" w:rsidRDefault="00126F3B">
            <w:pPr>
              <w:jc w:val="right"/>
              <w:rPr>
                <w:color w:val="000000"/>
                <w:sz w:val="24"/>
                <w:szCs w:val="24"/>
                <w:lang w:eastAsia="pt-BR"/>
              </w:rPr>
            </w:pPr>
            <w:r>
              <w:rPr>
                <w:color w:val="000000"/>
                <w:sz w:val="24"/>
                <w:szCs w:val="24"/>
                <w:lang w:eastAsia="pt-BR"/>
              </w:rPr>
              <w:t>2</w:t>
            </w:r>
          </w:p>
        </w:tc>
      </w:tr>
      <w:tr w:rsidR="000F0E5B" w14:paraId="5D84BE8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2034DD2" w14:textId="77777777" w:rsidR="000F0E5B" w:rsidRDefault="00126F3B">
            <w:pPr>
              <w:jc w:val="center"/>
              <w:rPr>
                <w:color w:val="000000"/>
                <w:sz w:val="24"/>
                <w:szCs w:val="24"/>
                <w:lang w:eastAsia="pt-BR"/>
              </w:rPr>
            </w:pPr>
            <w:r>
              <w:rPr>
                <w:color w:val="000000"/>
                <w:sz w:val="24"/>
                <w:szCs w:val="24"/>
                <w:lang w:eastAsia="pt-BR"/>
              </w:rPr>
              <w:t>2</w:t>
            </w:r>
          </w:p>
        </w:tc>
        <w:tc>
          <w:tcPr>
            <w:tcW w:w="950" w:type="dxa"/>
            <w:tcBorders>
              <w:bottom w:val="single" w:sz="4" w:space="0" w:color="000000"/>
            </w:tcBorders>
            <w:shd w:val="clear" w:color="auto" w:fill="CCC0D9" w:themeFill="accent4" w:themeFillTint="66"/>
            <w:vAlign w:val="bottom"/>
          </w:tcPr>
          <w:p w14:paraId="03CD6C1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top w:val="single" w:sz="4" w:space="0" w:color="000000"/>
              <w:left w:val="single" w:sz="8" w:space="0" w:color="000000"/>
              <w:bottom w:val="single" w:sz="4" w:space="0" w:color="000000"/>
              <w:right w:val="single" w:sz="4" w:space="0" w:color="000000"/>
            </w:tcBorders>
            <w:shd w:val="clear" w:color="auto" w:fill="auto"/>
            <w:vAlign w:val="bottom"/>
          </w:tcPr>
          <w:p w14:paraId="7AB8C9D4"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E23C68D" w14:textId="77777777" w:rsidR="000F0E5B" w:rsidRDefault="00126F3B">
            <w:pPr>
              <w:jc w:val="right"/>
              <w:rPr>
                <w:color w:val="000000"/>
                <w:sz w:val="24"/>
                <w:szCs w:val="24"/>
                <w:lang w:eastAsia="pt-BR"/>
              </w:rPr>
            </w:pPr>
            <w:r>
              <w:rPr>
                <w:color w:val="000000"/>
                <w:sz w:val="24"/>
                <w:szCs w:val="24"/>
                <w:lang w:eastAsia="pt-BR"/>
              </w:rPr>
              <w:t>-</w:t>
            </w:r>
          </w:p>
        </w:tc>
      </w:tr>
      <w:tr w:rsidR="000F0E5B" w14:paraId="628B05F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88D25F1" w14:textId="77777777" w:rsidR="000F0E5B" w:rsidRDefault="00126F3B">
            <w:pPr>
              <w:jc w:val="center"/>
              <w:rPr>
                <w:color w:val="000000"/>
                <w:sz w:val="24"/>
                <w:szCs w:val="24"/>
                <w:lang w:eastAsia="pt-BR"/>
              </w:rPr>
            </w:pPr>
            <w:r>
              <w:rPr>
                <w:color w:val="000000"/>
                <w:sz w:val="24"/>
                <w:szCs w:val="24"/>
                <w:lang w:eastAsia="pt-BR"/>
              </w:rPr>
              <w:lastRenderedPageBreak/>
              <w:t>3</w:t>
            </w:r>
          </w:p>
        </w:tc>
        <w:tc>
          <w:tcPr>
            <w:tcW w:w="950" w:type="dxa"/>
            <w:tcBorders>
              <w:bottom w:val="single" w:sz="4" w:space="0" w:color="000000"/>
            </w:tcBorders>
            <w:shd w:val="clear" w:color="auto" w:fill="CCC0D9" w:themeFill="accent4" w:themeFillTint="66"/>
            <w:vAlign w:val="bottom"/>
          </w:tcPr>
          <w:p w14:paraId="69F5688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06B855BF"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8BE2B2B" w14:textId="77777777" w:rsidR="000F0E5B" w:rsidRDefault="00126F3B">
            <w:pPr>
              <w:jc w:val="right"/>
              <w:rPr>
                <w:color w:val="000000"/>
                <w:sz w:val="24"/>
                <w:szCs w:val="24"/>
                <w:lang w:eastAsia="pt-BR"/>
              </w:rPr>
            </w:pPr>
            <w:r>
              <w:rPr>
                <w:color w:val="000000"/>
                <w:sz w:val="24"/>
                <w:szCs w:val="24"/>
                <w:lang w:eastAsia="pt-BR"/>
              </w:rPr>
              <w:t>-</w:t>
            </w:r>
          </w:p>
        </w:tc>
      </w:tr>
      <w:tr w:rsidR="000F0E5B" w14:paraId="38F396E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A707314" w14:textId="77777777" w:rsidR="000F0E5B" w:rsidRDefault="00126F3B">
            <w:pPr>
              <w:jc w:val="center"/>
              <w:rPr>
                <w:color w:val="000000"/>
                <w:sz w:val="24"/>
                <w:szCs w:val="24"/>
                <w:lang w:eastAsia="pt-BR"/>
              </w:rPr>
            </w:pPr>
            <w:r>
              <w:rPr>
                <w:color w:val="000000"/>
                <w:sz w:val="24"/>
                <w:szCs w:val="24"/>
                <w:lang w:eastAsia="pt-BR"/>
              </w:rPr>
              <w:t>4</w:t>
            </w:r>
          </w:p>
        </w:tc>
        <w:tc>
          <w:tcPr>
            <w:tcW w:w="950" w:type="dxa"/>
            <w:tcBorders>
              <w:bottom w:val="single" w:sz="4" w:space="0" w:color="000000"/>
            </w:tcBorders>
            <w:shd w:val="clear" w:color="auto" w:fill="CCC0D9" w:themeFill="accent4" w:themeFillTint="66"/>
            <w:vAlign w:val="bottom"/>
          </w:tcPr>
          <w:p w14:paraId="16FB8F66"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BB8FA5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267F375" w14:textId="77777777" w:rsidR="000F0E5B" w:rsidRDefault="00126F3B">
            <w:pPr>
              <w:jc w:val="right"/>
              <w:rPr>
                <w:color w:val="000000"/>
                <w:sz w:val="24"/>
                <w:szCs w:val="24"/>
                <w:lang w:eastAsia="pt-BR"/>
              </w:rPr>
            </w:pPr>
            <w:r>
              <w:rPr>
                <w:color w:val="000000"/>
                <w:sz w:val="24"/>
                <w:szCs w:val="24"/>
                <w:lang w:eastAsia="pt-BR"/>
              </w:rPr>
              <w:t>1</w:t>
            </w:r>
          </w:p>
        </w:tc>
      </w:tr>
      <w:tr w:rsidR="000F0E5B" w14:paraId="551E7A6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3F14674" w14:textId="77777777" w:rsidR="000F0E5B" w:rsidRDefault="00126F3B">
            <w:pPr>
              <w:jc w:val="center"/>
              <w:rPr>
                <w:color w:val="000000"/>
                <w:sz w:val="24"/>
                <w:szCs w:val="24"/>
                <w:lang w:eastAsia="pt-BR"/>
              </w:rPr>
            </w:pPr>
            <w:r>
              <w:rPr>
                <w:color w:val="000000"/>
                <w:sz w:val="24"/>
                <w:szCs w:val="24"/>
                <w:lang w:eastAsia="pt-BR"/>
              </w:rPr>
              <w:t>5</w:t>
            </w:r>
          </w:p>
        </w:tc>
        <w:tc>
          <w:tcPr>
            <w:tcW w:w="950" w:type="dxa"/>
            <w:tcBorders>
              <w:bottom w:val="single" w:sz="4" w:space="0" w:color="000000"/>
            </w:tcBorders>
            <w:shd w:val="clear" w:color="auto" w:fill="CCC0D9" w:themeFill="accent4" w:themeFillTint="66"/>
            <w:vAlign w:val="bottom"/>
          </w:tcPr>
          <w:p w14:paraId="0A28B9DE"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76F3883"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0D7E2A3" w14:textId="77777777" w:rsidR="000F0E5B" w:rsidRDefault="00126F3B">
            <w:pPr>
              <w:jc w:val="right"/>
              <w:rPr>
                <w:color w:val="000000"/>
                <w:sz w:val="24"/>
                <w:szCs w:val="24"/>
                <w:lang w:eastAsia="pt-BR"/>
              </w:rPr>
            </w:pPr>
            <w:r>
              <w:rPr>
                <w:color w:val="000000"/>
                <w:sz w:val="24"/>
                <w:szCs w:val="24"/>
                <w:lang w:eastAsia="pt-BR"/>
              </w:rPr>
              <w:t>1</w:t>
            </w:r>
          </w:p>
        </w:tc>
      </w:tr>
      <w:tr w:rsidR="000F0E5B" w14:paraId="164A6D5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D49BC0D" w14:textId="77777777" w:rsidR="000F0E5B" w:rsidRDefault="00126F3B">
            <w:pPr>
              <w:jc w:val="center"/>
              <w:rPr>
                <w:color w:val="000000"/>
                <w:sz w:val="24"/>
                <w:szCs w:val="24"/>
                <w:lang w:eastAsia="pt-BR"/>
              </w:rPr>
            </w:pPr>
            <w:r>
              <w:rPr>
                <w:color w:val="000000"/>
                <w:sz w:val="24"/>
                <w:szCs w:val="24"/>
                <w:lang w:eastAsia="pt-BR"/>
              </w:rPr>
              <w:t>6</w:t>
            </w:r>
          </w:p>
        </w:tc>
        <w:tc>
          <w:tcPr>
            <w:tcW w:w="950" w:type="dxa"/>
            <w:tcBorders>
              <w:bottom w:val="single" w:sz="4" w:space="0" w:color="000000"/>
            </w:tcBorders>
            <w:shd w:val="clear" w:color="auto" w:fill="CCC0D9" w:themeFill="accent4" w:themeFillTint="66"/>
            <w:vAlign w:val="bottom"/>
          </w:tcPr>
          <w:p w14:paraId="60BFE5E9"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3CE3F569"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04A87DA" w14:textId="77777777" w:rsidR="000F0E5B" w:rsidRDefault="00126F3B">
            <w:pPr>
              <w:jc w:val="right"/>
              <w:rPr>
                <w:color w:val="000000"/>
                <w:sz w:val="24"/>
                <w:szCs w:val="24"/>
                <w:lang w:eastAsia="pt-BR"/>
              </w:rPr>
            </w:pPr>
            <w:r>
              <w:rPr>
                <w:color w:val="000000"/>
                <w:sz w:val="24"/>
                <w:szCs w:val="24"/>
                <w:lang w:eastAsia="pt-BR"/>
              </w:rPr>
              <w:t>1</w:t>
            </w:r>
          </w:p>
        </w:tc>
      </w:tr>
      <w:tr w:rsidR="000F0E5B" w14:paraId="0054E7A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05196D2" w14:textId="77777777" w:rsidR="000F0E5B" w:rsidRDefault="00126F3B">
            <w:pPr>
              <w:jc w:val="center"/>
              <w:rPr>
                <w:color w:val="000000"/>
                <w:sz w:val="24"/>
                <w:szCs w:val="24"/>
                <w:lang w:eastAsia="pt-BR"/>
              </w:rPr>
            </w:pPr>
            <w:r>
              <w:rPr>
                <w:color w:val="000000"/>
                <w:sz w:val="24"/>
                <w:szCs w:val="24"/>
                <w:lang w:eastAsia="pt-BR"/>
              </w:rPr>
              <w:t>7</w:t>
            </w:r>
          </w:p>
        </w:tc>
        <w:tc>
          <w:tcPr>
            <w:tcW w:w="950" w:type="dxa"/>
            <w:tcBorders>
              <w:bottom w:val="single" w:sz="4" w:space="0" w:color="000000"/>
            </w:tcBorders>
            <w:shd w:val="clear" w:color="auto" w:fill="CCC0D9" w:themeFill="accent4" w:themeFillTint="66"/>
            <w:vAlign w:val="bottom"/>
          </w:tcPr>
          <w:p w14:paraId="1513C591" w14:textId="77777777" w:rsidR="000F0E5B" w:rsidRDefault="00126F3B">
            <w:pPr>
              <w:jc w:val="center"/>
              <w:rPr>
                <w:color w:val="000000"/>
                <w:sz w:val="24"/>
                <w:szCs w:val="24"/>
                <w:lang w:eastAsia="pt-BR"/>
              </w:rPr>
            </w:pPr>
            <w:r>
              <w:rPr>
                <w:color w:val="000000"/>
                <w:sz w:val="24"/>
                <w:szCs w:val="24"/>
                <w:lang w:eastAsia="pt-BR"/>
              </w:rPr>
              <w:t>3</w:t>
            </w:r>
          </w:p>
        </w:tc>
        <w:tc>
          <w:tcPr>
            <w:tcW w:w="1289" w:type="dxa"/>
            <w:tcBorders>
              <w:left w:val="single" w:sz="8" w:space="0" w:color="000000"/>
              <w:bottom w:val="single" w:sz="4" w:space="0" w:color="000000"/>
              <w:right w:val="single" w:sz="4" w:space="0" w:color="000000"/>
            </w:tcBorders>
            <w:shd w:val="clear" w:color="auto" w:fill="auto"/>
            <w:vAlign w:val="bottom"/>
          </w:tcPr>
          <w:p w14:paraId="328F05E5"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3E20134" w14:textId="77777777" w:rsidR="000F0E5B" w:rsidRDefault="00126F3B">
            <w:pPr>
              <w:jc w:val="right"/>
              <w:rPr>
                <w:color w:val="000000"/>
                <w:sz w:val="24"/>
                <w:szCs w:val="24"/>
                <w:lang w:eastAsia="pt-BR"/>
              </w:rPr>
            </w:pPr>
            <w:r>
              <w:rPr>
                <w:color w:val="000000"/>
                <w:sz w:val="24"/>
                <w:szCs w:val="24"/>
                <w:lang w:eastAsia="pt-BR"/>
              </w:rPr>
              <w:t>1</w:t>
            </w:r>
          </w:p>
        </w:tc>
      </w:tr>
      <w:tr w:rsidR="000F0E5B" w14:paraId="0B3A5AC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447E19C" w14:textId="77777777" w:rsidR="000F0E5B" w:rsidRDefault="00126F3B">
            <w:pPr>
              <w:jc w:val="center"/>
              <w:rPr>
                <w:color w:val="000000"/>
                <w:sz w:val="24"/>
                <w:szCs w:val="24"/>
                <w:lang w:eastAsia="pt-BR"/>
              </w:rPr>
            </w:pPr>
            <w:r>
              <w:rPr>
                <w:color w:val="000000"/>
                <w:sz w:val="24"/>
                <w:szCs w:val="24"/>
                <w:lang w:eastAsia="pt-BR"/>
              </w:rPr>
              <w:t>8</w:t>
            </w:r>
          </w:p>
        </w:tc>
        <w:tc>
          <w:tcPr>
            <w:tcW w:w="950" w:type="dxa"/>
            <w:tcBorders>
              <w:bottom w:val="single" w:sz="4" w:space="0" w:color="000000"/>
            </w:tcBorders>
            <w:shd w:val="clear" w:color="auto" w:fill="CCC0D9" w:themeFill="accent4" w:themeFillTint="66"/>
            <w:vAlign w:val="bottom"/>
          </w:tcPr>
          <w:p w14:paraId="64A705BF"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76946413"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5D01820" w14:textId="77777777" w:rsidR="000F0E5B" w:rsidRDefault="00126F3B">
            <w:pPr>
              <w:jc w:val="right"/>
              <w:rPr>
                <w:color w:val="000000"/>
                <w:sz w:val="24"/>
                <w:szCs w:val="24"/>
                <w:lang w:eastAsia="pt-BR"/>
              </w:rPr>
            </w:pPr>
            <w:r>
              <w:rPr>
                <w:color w:val="000000"/>
                <w:sz w:val="24"/>
                <w:szCs w:val="24"/>
                <w:lang w:eastAsia="pt-BR"/>
              </w:rPr>
              <w:t>-</w:t>
            </w:r>
          </w:p>
        </w:tc>
      </w:tr>
      <w:tr w:rsidR="000F0E5B" w14:paraId="2E88778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8B8F48F" w14:textId="77777777" w:rsidR="000F0E5B" w:rsidRDefault="00126F3B">
            <w:pPr>
              <w:jc w:val="center"/>
              <w:rPr>
                <w:color w:val="000000"/>
                <w:sz w:val="24"/>
                <w:szCs w:val="24"/>
                <w:lang w:eastAsia="pt-BR"/>
              </w:rPr>
            </w:pPr>
            <w:r>
              <w:rPr>
                <w:color w:val="000000"/>
                <w:sz w:val="24"/>
                <w:szCs w:val="24"/>
                <w:lang w:eastAsia="pt-BR"/>
              </w:rPr>
              <w:t>9</w:t>
            </w:r>
          </w:p>
        </w:tc>
        <w:tc>
          <w:tcPr>
            <w:tcW w:w="950" w:type="dxa"/>
            <w:tcBorders>
              <w:bottom w:val="single" w:sz="4" w:space="0" w:color="000000"/>
            </w:tcBorders>
            <w:shd w:val="clear" w:color="auto" w:fill="CCC0D9" w:themeFill="accent4" w:themeFillTint="66"/>
            <w:vAlign w:val="bottom"/>
          </w:tcPr>
          <w:p w14:paraId="4A8AE63E"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DAFBFA0"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A573490" w14:textId="77777777" w:rsidR="000F0E5B" w:rsidRDefault="00126F3B">
            <w:pPr>
              <w:jc w:val="right"/>
              <w:rPr>
                <w:color w:val="000000"/>
                <w:sz w:val="24"/>
                <w:szCs w:val="24"/>
                <w:lang w:eastAsia="pt-BR"/>
              </w:rPr>
            </w:pPr>
            <w:r>
              <w:rPr>
                <w:color w:val="000000"/>
                <w:sz w:val="24"/>
                <w:szCs w:val="24"/>
                <w:lang w:eastAsia="pt-BR"/>
              </w:rPr>
              <w:t>-</w:t>
            </w:r>
          </w:p>
        </w:tc>
      </w:tr>
      <w:tr w:rsidR="000F0E5B" w14:paraId="6ABB116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45ED34E" w14:textId="77777777" w:rsidR="000F0E5B" w:rsidRDefault="00126F3B">
            <w:pPr>
              <w:jc w:val="center"/>
              <w:rPr>
                <w:color w:val="000000"/>
                <w:sz w:val="24"/>
                <w:szCs w:val="24"/>
                <w:lang w:eastAsia="pt-BR"/>
              </w:rPr>
            </w:pPr>
            <w:r>
              <w:rPr>
                <w:color w:val="000000"/>
                <w:sz w:val="24"/>
                <w:szCs w:val="24"/>
                <w:lang w:eastAsia="pt-BR"/>
              </w:rPr>
              <w:t>10</w:t>
            </w:r>
          </w:p>
        </w:tc>
        <w:tc>
          <w:tcPr>
            <w:tcW w:w="950" w:type="dxa"/>
            <w:tcBorders>
              <w:bottom w:val="single" w:sz="4" w:space="0" w:color="000000"/>
            </w:tcBorders>
            <w:shd w:val="clear" w:color="auto" w:fill="CCC0D9" w:themeFill="accent4" w:themeFillTint="66"/>
            <w:vAlign w:val="bottom"/>
          </w:tcPr>
          <w:p w14:paraId="04DD3FF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36EAA38B"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290DEAA" w14:textId="77777777" w:rsidR="000F0E5B" w:rsidRDefault="00126F3B">
            <w:pPr>
              <w:jc w:val="right"/>
              <w:rPr>
                <w:color w:val="000000"/>
                <w:sz w:val="24"/>
                <w:szCs w:val="24"/>
                <w:lang w:eastAsia="pt-BR"/>
              </w:rPr>
            </w:pPr>
            <w:r>
              <w:rPr>
                <w:color w:val="000000"/>
                <w:sz w:val="24"/>
                <w:szCs w:val="24"/>
                <w:lang w:eastAsia="pt-BR"/>
              </w:rPr>
              <w:t>-</w:t>
            </w:r>
          </w:p>
        </w:tc>
      </w:tr>
      <w:tr w:rsidR="000F0E5B" w14:paraId="69C67FF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5984B21" w14:textId="77777777" w:rsidR="000F0E5B" w:rsidRDefault="00126F3B">
            <w:pPr>
              <w:jc w:val="center"/>
              <w:rPr>
                <w:color w:val="000000"/>
                <w:sz w:val="24"/>
                <w:szCs w:val="24"/>
                <w:lang w:eastAsia="pt-BR"/>
              </w:rPr>
            </w:pPr>
            <w:r>
              <w:rPr>
                <w:color w:val="000000"/>
                <w:sz w:val="24"/>
                <w:szCs w:val="24"/>
                <w:lang w:eastAsia="pt-BR"/>
              </w:rPr>
              <w:t>11</w:t>
            </w:r>
          </w:p>
        </w:tc>
        <w:tc>
          <w:tcPr>
            <w:tcW w:w="950" w:type="dxa"/>
            <w:tcBorders>
              <w:bottom w:val="single" w:sz="4" w:space="0" w:color="000000"/>
            </w:tcBorders>
            <w:shd w:val="clear" w:color="auto" w:fill="CCC0D9" w:themeFill="accent4" w:themeFillTint="66"/>
            <w:vAlign w:val="bottom"/>
          </w:tcPr>
          <w:p w14:paraId="5E87043B"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7CBA4411"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0D22AF4" w14:textId="77777777" w:rsidR="000F0E5B" w:rsidRDefault="00126F3B">
            <w:pPr>
              <w:jc w:val="right"/>
              <w:rPr>
                <w:color w:val="000000"/>
                <w:sz w:val="24"/>
                <w:szCs w:val="24"/>
                <w:lang w:eastAsia="pt-BR"/>
              </w:rPr>
            </w:pPr>
            <w:r>
              <w:rPr>
                <w:color w:val="000000"/>
                <w:sz w:val="24"/>
                <w:szCs w:val="24"/>
                <w:lang w:eastAsia="pt-BR"/>
              </w:rPr>
              <w:t>1</w:t>
            </w:r>
          </w:p>
        </w:tc>
      </w:tr>
      <w:tr w:rsidR="000F0E5B" w14:paraId="188D225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F28492C" w14:textId="77777777" w:rsidR="000F0E5B" w:rsidRDefault="00126F3B">
            <w:pPr>
              <w:jc w:val="center"/>
              <w:rPr>
                <w:color w:val="000000"/>
                <w:sz w:val="24"/>
                <w:szCs w:val="24"/>
                <w:lang w:eastAsia="pt-BR"/>
              </w:rPr>
            </w:pPr>
            <w:r>
              <w:rPr>
                <w:color w:val="000000"/>
                <w:sz w:val="24"/>
                <w:szCs w:val="24"/>
                <w:lang w:eastAsia="pt-BR"/>
              </w:rPr>
              <w:t>12</w:t>
            </w:r>
          </w:p>
        </w:tc>
        <w:tc>
          <w:tcPr>
            <w:tcW w:w="950" w:type="dxa"/>
            <w:tcBorders>
              <w:bottom w:val="single" w:sz="4" w:space="0" w:color="000000"/>
            </w:tcBorders>
            <w:shd w:val="clear" w:color="auto" w:fill="CCC0D9" w:themeFill="accent4" w:themeFillTint="66"/>
            <w:vAlign w:val="bottom"/>
          </w:tcPr>
          <w:p w14:paraId="478C1565" w14:textId="77777777" w:rsidR="000F0E5B" w:rsidRDefault="00126F3B">
            <w:pPr>
              <w:jc w:val="center"/>
              <w:rPr>
                <w:color w:val="000000"/>
                <w:sz w:val="24"/>
                <w:szCs w:val="24"/>
                <w:lang w:eastAsia="pt-BR"/>
              </w:rPr>
            </w:pPr>
            <w:r>
              <w:rPr>
                <w:color w:val="000000"/>
                <w:sz w:val="24"/>
                <w:szCs w:val="24"/>
                <w:lang w:eastAsia="pt-BR"/>
              </w:rPr>
              <w:t>9</w:t>
            </w:r>
          </w:p>
        </w:tc>
        <w:tc>
          <w:tcPr>
            <w:tcW w:w="1289" w:type="dxa"/>
            <w:tcBorders>
              <w:left w:val="single" w:sz="8" w:space="0" w:color="000000"/>
              <w:bottom w:val="single" w:sz="4" w:space="0" w:color="000000"/>
              <w:right w:val="single" w:sz="4" w:space="0" w:color="000000"/>
            </w:tcBorders>
            <w:shd w:val="clear" w:color="auto" w:fill="auto"/>
            <w:vAlign w:val="bottom"/>
          </w:tcPr>
          <w:p w14:paraId="641D99A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5E9BC2CD" w14:textId="77777777" w:rsidR="000F0E5B" w:rsidRDefault="00126F3B">
            <w:pPr>
              <w:jc w:val="right"/>
              <w:rPr>
                <w:color w:val="000000"/>
                <w:sz w:val="24"/>
                <w:szCs w:val="24"/>
                <w:lang w:eastAsia="pt-BR"/>
              </w:rPr>
            </w:pPr>
            <w:r>
              <w:rPr>
                <w:color w:val="000000"/>
                <w:sz w:val="24"/>
                <w:szCs w:val="24"/>
                <w:lang w:eastAsia="pt-BR"/>
              </w:rPr>
              <w:t>2</w:t>
            </w:r>
          </w:p>
        </w:tc>
      </w:tr>
      <w:tr w:rsidR="000F0E5B" w14:paraId="6F125B73"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96B44B6" w14:textId="77777777" w:rsidR="000F0E5B" w:rsidRDefault="00126F3B">
            <w:pPr>
              <w:jc w:val="center"/>
              <w:rPr>
                <w:color w:val="000000"/>
                <w:sz w:val="24"/>
                <w:szCs w:val="24"/>
                <w:lang w:eastAsia="pt-BR"/>
              </w:rPr>
            </w:pPr>
            <w:r>
              <w:rPr>
                <w:color w:val="000000"/>
                <w:sz w:val="24"/>
                <w:szCs w:val="24"/>
                <w:lang w:eastAsia="pt-BR"/>
              </w:rPr>
              <w:t>13</w:t>
            </w:r>
          </w:p>
        </w:tc>
        <w:tc>
          <w:tcPr>
            <w:tcW w:w="950" w:type="dxa"/>
            <w:tcBorders>
              <w:bottom w:val="single" w:sz="4" w:space="0" w:color="000000"/>
            </w:tcBorders>
            <w:shd w:val="clear" w:color="auto" w:fill="CCC0D9" w:themeFill="accent4" w:themeFillTint="66"/>
            <w:vAlign w:val="bottom"/>
          </w:tcPr>
          <w:p w14:paraId="2337E38B"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322114DA" w14:textId="0B39EBAF" w:rsidR="000F0E5B" w:rsidRDefault="00B427A4" w:rsidP="00B427A4">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A29C25E" w14:textId="77777777" w:rsidR="000F0E5B" w:rsidRDefault="00126F3B">
            <w:pPr>
              <w:jc w:val="right"/>
              <w:rPr>
                <w:color w:val="000000"/>
                <w:sz w:val="24"/>
                <w:szCs w:val="24"/>
                <w:lang w:eastAsia="pt-BR"/>
              </w:rPr>
            </w:pPr>
            <w:r>
              <w:rPr>
                <w:color w:val="000000"/>
                <w:sz w:val="24"/>
                <w:szCs w:val="24"/>
                <w:lang w:eastAsia="pt-BR"/>
              </w:rPr>
              <w:t>2</w:t>
            </w:r>
          </w:p>
        </w:tc>
      </w:tr>
      <w:tr w:rsidR="000F0E5B" w14:paraId="20B52C6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E4B39AC" w14:textId="77777777" w:rsidR="000F0E5B" w:rsidRDefault="00126F3B">
            <w:pPr>
              <w:jc w:val="center"/>
              <w:rPr>
                <w:color w:val="000000"/>
                <w:sz w:val="24"/>
                <w:szCs w:val="24"/>
                <w:lang w:eastAsia="pt-BR"/>
              </w:rPr>
            </w:pPr>
            <w:r>
              <w:rPr>
                <w:color w:val="000000"/>
                <w:sz w:val="24"/>
                <w:szCs w:val="24"/>
                <w:lang w:eastAsia="pt-BR"/>
              </w:rPr>
              <w:t>14</w:t>
            </w:r>
          </w:p>
        </w:tc>
        <w:tc>
          <w:tcPr>
            <w:tcW w:w="950" w:type="dxa"/>
            <w:tcBorders>
              <w:bottom w:val="single" w:sz="4" w:space="0" w:color="000000"/>
            </w:tcBorders>
            <w:shd w:val="clear" w:color="auto" w:fill="CCC0D9" w:themeFill="accent4" w:themeFillTint="66"/>
            <w:vAlign w:val="bottom"/>
          </w:tcPr>
          <w:p w14:paraId="16F04EBC"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1C092E35"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273E6BAA" w14:textId="77777777" w:rsidR="000F0E5B" w:rsidRDefault="00126F3B">
            <w:pPr>
              <w:jc w:val="right"/>
              <w:rPr>
                <w:color w:val="000000"/>
                <w:sz w:val="24"/>
                <w:szCs w:val="24"/>
                <w:lang w:eastAsia="pt-BR"/>
              </w:rPr>
            </w:pPr>
            <w:r>
              <w:rPr>
                <w:color w:val="000000"/>
                <w:sz w:val="24"/>
                <w:szCs w:val="24"/>
                <w:lang w:eastAsia="pt-BR"/>
              </w:rPr>
              <w:t>1</w:t>
            </w:r>
          </w:p>
        </w:tc>
      </w:tr>
      <w:tr w:rsidR="000F0E5B" w14:paraId="7A1A776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7453FC" w14:textId="77777777" w:rsidR="000F0E5B" w:rsidRDefault="00126F3B">
            <w:pPr>
              <w:jc w:val="center"/>
              <w:rPr>
                <w:color w:val="000000"/>
                <w:sz w:val="24"/>
                <w:szCs w:val="24"/>
                <w:lang w:eastAsia="pt-BR"/>
              </w:rPr>
            </w:pPr>
            <w:r>
              <w:rPr>
                <w:color w:val="000000"/>
                <w:sz w:val="24"/>
                <w:szCs w:val="24"/>
                <w:lang w:eastAsia="pt-BR"/>
              </w:rPr>
              <w:t>15</w:t>
            </w:r>
          </w:p>
        </w:tc>
        <w:tc>
          <w:tcPr>
            <w:tcW w:w="950" w:type="dxa"/>
            <w:tcBorders>
              <w:bottom w:val="single" w:sz="4" w:space="0" w:color="000000"/>
            </w:tcBorders>
            <w:shd w:val="clear" w:color="auto" w:fill="CCC0D9" w:themeFill="accent4" w:themeFillTint="66"/>
            <w:vAlign w:val="bottom"/>
          </w:tcPr>
          <w:p w14:paraId="46C6E714"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79BBFC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0D1858FC" w14:textId="77777777" w:rsidR="000F0E5B" w:rsidRDefault="00126F3B">
            <w:pPr>
              <w:jc w:val="right"/>
              <w:rPr>
                <w:color w:val="000000"/>
                <w:sz w:val="24"/>
                <w:szCs w:val="24"/>
                <w:lang w:eastAsia="pt-BR"/>
              </w:rPr>
            </w:pPr>
            <w:r>
              <w:rPr>
                <w:color w:val="000000"/>
                <w:sz w:val="24"/>
                <w:szCs w:val="24"/>
                <w:lang w:eastAsia="pt-BR"/>
              </w:rPr>
              <w:t>-</w:t>
            </w:r>
          </w:p>
        </w:tc>
      </w:tr>
      <w:tr w:rsidR="000F0E5B" w14:paraId="00CCCB3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463FC5D" w14:textId="77777777" w:rsidR="000F0E5B" w:rsidRDefault="00126F3B">
            <w:pPr>
              <w:jc w:val="center"/>
              <w:rPr>
                <w:color w:val="000000"/>
                <w:sz w:val="24"/>
                <w:szCs w:val="24"/>
                <w:lang w:eastAsia="pt-BR"/>
              </w:rPr>
            </w:pPr>
            <w:r>
              <w:rPr>
                <w:color w:val="000000"/>
                <w:sz w:val="24"/>
                <w:szCs w:val="24"/>
                <w:lang w:eastAsia="pt-BR"/>
              </w:rPr>
              <w:t>16</w:t>
            </w:r>
          </w:p>
        </w:tc>
        <w:tc>
          <w:tcPr>
            <w:tcW w:w="950" w:type="dxa"/>
            <w:tcBorders>
              <w:bottom w:val="single" w:sz="4" w:space="0" w:color="000000"/>
            </w:tcBorders>
            <w:shd w:val="clear" w:color="auto" w:fill="CCC0D9" w:themeFill="accent4" w:themeFillTint="66"/>
            <w:vAlign w:val="bottom"/>
          </w:tcPr>
          <w:p w14:paraId="6AD57A7D"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1AC8ED2C"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293F69DB" w14:textId="77777777" w:rsidR="000F0E5B" w:rsidRDefault="00126F3B">
            <w:pPr>
              <w:jc w:val="right"/>
              <w:rPr>
                <w:color w:val="000000"/>
                <w:sz w:val="24"/>
                <w:szCs w:val="24"/>
                <w:lang w:eastAsia="pt-BR"/>
              </w:rPr>
            </w:pPr>
            <w:r>
              <w:rPr>
                <w:color w:val="000000"/>
                <w:sz w:val="24"/>
                <w:szCs w:val="24"/>
                <w:lang w:eastAsia="pt-BR"/>
              </w:rPr>
              <w:t>-</w:t>
            </w:r>
          </w:p>
        </w:tc>
      </w:tr>
      <w:tr w:rsidR="000F0E5B" w14:paraId="73DD0C2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B9D53A6" w14:textId="77777777" w:rsidR="000F0E5B" w:rsidRDefault="00126F3B">
            <w:pPr>
              <w:jc w:val="center"/>
              <w:rPr>
                <w:color w:val="000000"/>
                <w:sz w:val="24"/>
                <w:szCs w:val="24"/>
                <w:lang w:eastAsia="pt-BR"/>
              </w:rPr>
            </w:pPr>
            <w:r>
              <w:rPr>
                <w:color w:val="000000"/>
                <w:sz w:val="24"/>
                <w:szCs w:val="24"/>
                <w:lang w:eastAsia="pt-BR"/>
              </w:rPr>
              <w:t>17</w:t>
            </w:r>
          </w:p>
        </w:tc>
        <w:tc>
          <w:tcPr>
            <w:tcW w:w="950" w:type="dxa"/>
            <w:tcBorders>
              <w:bottom w:val="single" w:sz="4" w:space="0" w:color="000000"/>
            </w:tcBorders>
            <w:shd w:val="clear" w:color="auto" w:fill="CCC0D9" w:themeFill="accent4" w:themeFillTint="66"/>
            <w:vAlign w:val="bottom"/>
          </w:tcPr>
          <w:p w14:paraId="6D9EF081"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057D6B1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7813BB9" w14:textId="77777777" w:rsidR="000F0E5B" w:rsidRDefault="00126F3B">
            <w:pPr>
              <w:jc w:val="right"/>
              <w:rPr>
                <w:color w:val="000000"/>
                <w:sz w:val="24"/>
                <w:szCs w:val="24"/>
                <w:lang w:eastAsia="pt-BR"/>
              </w:rPr>
            </w:pPr>
            <w:r>
              <w:rPr>
                <w:color w:val="000000"/>
                <w:sz w:val="24"/>
                <w:szCs w:val="24"/>
                <w:lang w:eastAsia="pt-BR"/>
              </w:rPr>
              <w:t>-</w:t>
            </w:r>
          </w:p>
        </w:tc>
      </w:tr>
      <w:tr w:rsidR="000F0E5B" w14:paraId="134BBAF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2286694" w14:textId="77777777" w:rsidR="000F0E5B" w:rsidRDefault="00126F3B">
            <w:pPr>
              <w:jc w:val="center"/>
              <w:rPr>
                <w:color w:val="000000"/>
                <w:sz w:val="24"/>
                <w:szCs w:val="24"/>
                <w:lang w:eastAsia="pt-BR"/>
              </w:rPr>
            </w:pPr>
            <w:r>
              <w:rPr>
                <w:color w:val="000000"/>
                <w:sz w:val="24"/>
                <w:szCs w:val="24"/>
                <w:lang w:eastAsia="pt-BR"/>
              </w:rPr>
              <w:t>18</w:t>
            </w:r>
          </w:p>
        </w:tc>
        <w:tc>
          <w:tcPr>
            <w:tcW w:w="950" w:type="dxa"/>
            <w:tcBorders>
              <w:bottom w:val="single" w:sz="4" w:space="0" w:color="000000"/>
            </w:tcBorders>
            <w:shd w:val="clear" w:color="auto" w:fill="CCC0D9" w:themeFill="accent4" w:themeFillTint="66"/>
            <w:vAlign w:val="bottom"/>
          </w:tcPr>
          <w:p w14:paraId="62F3DB9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03CD115" w14:textId="25AD13AA" w:rsidR="000F0E5B" w:rsidRDefault="00B427A4">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782DE233" w14:textId="77777777" w:rsidR="000F0E5B" w:rsidRDefault="00126F3B">
            <w:pPr>
              <w:jc w:val="right"/>
              <w:rPr>
                <w:color w:val="000000"/>
                <w:sz w:val="24"/>
                <w:szCs w:val="24"/>
                <w:lang w:eastAsia="pt-BR"/>
              </w:rPr>
            </w:pPr>
            <w:r>
              <w:rPr>
                <w:color w:val="000000"/>
                <w:sz w:val="24"/>
                <w:szCs w:val="24"/>
                <w:lang w:eastAsia="pt-BR"/>
              </w:rPr>
              <w:t>-</w:t>
            </w:r>
          </w:p>
        </w:tc>
      </w:tr>
      <w:tr w:rsidR="000F0E5B" w14:paraId="5B4EA22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B512425" w14:textId="77777777" w:rsidR="000F0E5B" w:rsidRDefault="00126F3B">
            <w:pPr>
              <w:jc w:val="center"/>
              <w:rPr>
                <w:color w:val="000000"/>
                <w:sz w:val="24"/>
                <w:szCs w:val="24"/>
                <w:lang w:eastAsia="pt-BR"/>
              </w:rPr>
            </w:pPr>
            <w:r>
              <w:rPr>
                <w:color w:val="000000"/>
                <w:sz w:val="24"/>
                <w:szCs w:val="24"/>
                <w:lang w:eastAsia="pt-BR"/>
              </w:rPr>
              <w:t>19</w:t>
            </w:r>
          </w:p>
        </w:tc>
        <w:tc>
          <w:tcPr>
            <w:tcW w:w="950" w:type="dxa"/>
            <w:tcBorders>
              <w:bottom w:val="single" w:sz="4" w:space="0" w:color="000000"/>
            </w:tcBorders>
            <w:shd w:val="clear" w:color="auto" w:fill="CCC0D9" w:themeFill="accent4" w:themeFillTint="66"/>
            <w:vAlign w:val="bottom"/>
          </w:tcPr>
          <w:p w14:paraId="52E48E09" w14:textId="77777777" w:rsidR="000F0E5B" w:rsidRDefault="00126F3B">
            <w:pPr>
              <w:jc w:val="center"/>
              <w:rPr>
                <w:color w:val="000000"/>
                <w:sz w:val="24"/>
                <w:szCs w:val="24"/>
                <w:lang w:eastAsia="pt-BR"/>
              </w:rPr>
            </w:pPr>
            <w:r>
              <w:rPr>
                <w:color w:val="000000"/>
                <w:sz w:val="24"/>
                <w:szCs w:val="24"/>
                <w:lang w:eastAsia="pt-BR"/>
              </w:rPr>
              <w:t>12</w:t>
            </w:r>
          </w:p>
        </w:tc>
        <w:tc>
          <w:tcPr>
            <w:tcW w:w="1289" w:type="dxa"/>
            <w:tcBorders>
              <w:left w:val="single" w:sz="8" w:space="0" w:color="000000"/>
              <w:bottom w:val="single" w:sz="4" w:space="0" w:color="000000"/>
              <w:right w:val="single" w:sz="4" w:space="0" w:color="000000"/>
            </w:tcBorders>
            <w:shd w:val="clear" w:color="auto" w:fill="auto"/>
            <w:vAlign w:val="bottom"/>
          </w:tcPr>
          <w:p w14:paraId="2529CD0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4FAA821E" w14:textId="77777777" w:rsidR="000F0E5B" w:rsidRDefault="00126F3B">
            <w:pPr>
              <w:jc w:val="right"/>
              <w:rPr>
                <w:color w:val="000000"/>
                <w:sz w:val="24"/>
                <w:szCs w:val="24"/>
                <w:lang w:eastAsia="pt-BR"/>
              </w:rPr>
            </w:pPr>
            <w:r>
              <w:rPr>
                <w:color w:val="000000"/>
                <w:sz w:val="24"/>
                <w:szCs w:val="24"/>
                <w:lang w:eastAsia="pt-BR"/>
              </w:rPr>
              <w:t>11</w:t>
            </w:r>
          </w:p>
        </w:tc>
      </w:tr>
      <w:tr w:rsidR="000F0E5B" w14:paraId="02E5BA8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2B053B0" w14:textId="77777777" w:rsidR="000F0E5B" w:rsidRDefault="00126F3B">
            <w:pPr>
              <w:jc w:val="center"/>
              <w:rPr>
                <w:color w:val="000000"/>
                <w:sz w:val="24"/>
                <w:szCs w:val="24"/>
                <w:lang w:eastAsia="pt-BR"/>
              </w:rPr>
            </w:pPr>
            <w:r>
              <w:rPr>
                <w:color w:val="000000"/>
                <w:sz w:val="24"/>
                <w:szCs w:val="24"/>
                <w:lang w:eastAsia="pt-BR"/>
              </w:rPr>
              <w:t>20</w:t>
            </w:r>
          </w:p>
        </w:tc>
        <w:tc>
          <w:tcPr>
            <w:tcW w:w="950" w:type="dxa"/>
            <w:tcBorders>
              <w:bottom w:val="single" w:sz="4" w:space="0" w:color="000000"/>
            </w:tcBorders>
            <w:shd w:val="clear" w:color="auto" w:fill="CCC0D9" w:themeFill="accent4" w:themeFillTint="66"/>
            <w:vAlign w:val="bottom"/>
          </w:tcPr>
          <w:p w14:paraId="718781BE" w14:textId="77777777" w:rsidR="000F0E5B" w:rsidRDefault="00126F3B">
            <w:pPr>
              <w:jc w:val="center"/>
              <w:rPr>
                <w:color w:val="000000"/>
                <w:sz w:val="24"/>
                <w:szCs w:val="24"/>
                <w:lang w:eastAsia="pt-BR"/>
              </w:rPr>
            </w:pPr>
            <w:r>
              <w:rPr>
                <w:color w:val="000000"/>
                <w:sz w:val="24"/>
                <w:szCs w:val="24"/>
                <w:lang w:eastAsia="pt-BR"/>
              </w:rPr>
              <w:t>8</w:t>
            </w:r>
          </w:p>
        </w:tc>
        <w:tc>
          <w:tcPr>
            <w:tcW w:w="1289" w:type="dxa"/>
            <w:tcBorders>
              <w:left w:val="single" w:sz="8" w:space="0" w:color="000000"/>
              <w:bottom w:val="single" w:sz="4" w:space="0" w:color="000000"/>
              <w:right w:val="single" w:sz="4" w:space="0" w:color="000000"/>
            </w:tcBorders>
            <w:shd w:val="clear" w:color="auto" w:fill="auto"/>
            <w:vAlign w:val="bottom"/>
          </w:tcPr>
          <w:p w14:paraId="76894B22" w14:textId="77777777" w:rsidR="000F0E5B" w:rsidRDefault="00126F3B">
            <w:pPr>
              <w:jc w:val="right"/>
              <w:rPr>
                <w:color w:val="000000"/>
                <w:sz w:val="24"/>
                <w:szCs w:val="24"/>
                <w:lang w:eastAsia="pt-BR"/>
              </w:rPr>
            </w:pPr>
            <w:r>
              <w:rPr>
                <w:color w:val="000000"/>
                <w:sz w:val="24"/>
                <w:szCs w:val="24"/>
                <w:lang w:eastAsia="pt-BR"/>
              </w:rPr>
              <w:t>1</w:t>
            </w:r>
          </w:p>
        </w:tc>
        <w:tc>
          <w:tcPr>
            <w:tcW w:w="1150" w:type="dxa"/>
            <w:tcBorders>
              <w:left w:val="single" w:sz="8" w:space="0" w:color="000000"/>
              <w:bottom w:val="single" w:sz="4" w:space="0" w:color="000000"/>
              <w:right w:val="single" w:sz="4" w:space="0" w:color="000000"/>
            </w:tcBorders>
            <w:shd w:val="clear" w:color="auto" w:fill="auto"/>
            <w:vAlign w:val="bottom"/>
          </w:tcPr>
          <w:p w14:paraId="0C1453F6" w14:textId="77777777" w:rsidR="000F0E5B" w:rsidRDefault="00126F3B">
            <w:pPr>
              <w:jc w:val="right"/>
              <w:rPr>
                <w:color w:val="000000"/>
                <w:sz w:val="24"/>
                <w:szCs w:val="24"/>
                <w:lang w:eastAsia="pt-BR"/>
              </w:rPr>
            </w:pPr>
            <w:r>
              <w:rPr>
                <w:color w:val="000000"/>
                <w:sz w:val="24"/>
                <w:szCs w:val="24"/>
                <w:lang w:eastAsia="pt-BR"/>
              </w:rPr>
              <w:t>2</w:t>
            </w:r>
          </w:p>
        </w:tc>
      </w:tr>
      <w:tr w:rsidR="000F0E5B" w14:paraId="78AC2D3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232267C" w14:textId="77777777" w:rsidR="000F0E5B" w:rsidRDefault="00126F3B">
            <w:pPr>
              <w:jc w:val="center"/>
              <w:rPr>
                <w:color w:val="000000"/>
                <w:sz w:val="24"/>
                <w:szCs w:val="24"/>
                <w:lang w:eastAsia="pt-BR"/>
              </w:rPr>
            </w:pPr>
            <w:r>
              <w:rPr>
                <w:color w:val="000000"/>
                <w:sz w:val="24"/>
                <w:szCs w:val="24"/>
                <w:lang w:eastAsia="pt-BR"/>
              </w:rPr>
              <w:t>21</w:t>
            </w:r>
          </w:p>
        </w:tc>
        <w:tc>
          <w:tcPr>
            <w:tcW w:w="950" w:type="dxa"/>
            <w:tcBorders>
              <w:bottom w:val="single" w:sz="4" w:space="0" w:color="000000"/>
            </w:tcBorders>
            <w:shd w:val="clear" w:color="auto" w:fill="CCC0D9" w:themeFill="accent4" w:themeFillTint="66"/>
            <w:vAlign w:val="bottom"/>
          </w:tcPr>
          <w:p w14:paraId="18FB4189"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7A0DF11E"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03E80FA0" w14:textId="77777777" w:rsidR="000F0E5B" w:rsidRDefault="00126F3B">
            <w:pPr>
              <w:jc w:val="right"/>
              <w:rPr>
                <w:color w:val="000000"/>
                <w:sz w:val="24"/>
                <w:szCs w:val="24"/>
                <w:lang w:eastAsia="pt-BR"/>
              </w:rPr>
            </w:pPr>
            <w:r>
              <w:rPr>
                <w:color w:val="000000"/>
                <w:sz w:val="24"/>
                <w:szCs w:val="24"/>
                <w:lang w:eastAsia="pt-BR"/>
              </w:rPr>
              <w:t>2</w:t>
            </w:r>
          </w:p>
        </w:tc>
      </w:tr>
      <w:tr w:rsidR="000F0E5B" w14:paraId="4B2FAB82" w14:textId="77777777">
        <w:trPr>
          <w:trHeight w:val="315"/>
          <w:jc w:val="center"/>
        </w:trPr>
        <w:tc>
          <w:tcPr>
            <w:tcW w:w="1150" w:type="dxa"/>
            <w:tcBorders>
              <w:left w:val="single" w:sz="8" w:space="0" w:color="000000"/>
              <w:bottom w:val="single" w:sz="8" w:space="0" w:color="000000"/>
              <w:right w:val="single" w:sz="8" w:space="0" w:color="000000"/>
            </w:tcBorders>
            <w:shd w:val="clear" w:color="auto" w:fill="C4BC96" w:themeFill="background2" w:themeFillShade="BF"/>
            <w:vAlign w:val="center"/>
          </w:tcPr>
          <w:p w14:paraId="004E6FE5" w14:textId="77777777" w:rsidR="000F0E5B" w:rsidRDefault="00126F3B">
            <w:pPr>
              <w:jc w:val="center"/>
              <w:rPr>
                <w:color w:val="000000"/>
                <w:sz w:val="24"/>
                <w:szCs w:val="24"/>
                <w:lang w:eastAsia="pt-BR"/>
              </w:rPr>
            </w:pPr>
            <w:r>
              <w:rPr>
                <w:color w:val="000000"/>
                <w:sz w:val="24"/>
                <w:szCs w:val="24"/>
                <w:lang w:eastAsia="pt-BR"/>
              </w:rPr>
              <w:t>22</w:t>
            </w:r>
          </w:p>
        </w:tc>
        <w:tc>
          <w:tcPr>
            <w:tcW w:w="950" w:type="dxa"/>
            <w:tcBorders>
              <w:bottom w:val="single" w:sz="4" w:space="0" w:color="000000"/>
            </w:tcBorders>
            <w:shd w:val="clear" w:color="auto" w:fill="CCC0D9" w:themeFill="accent4" w:themeFillTint="66"/>
            <w:vAlign w:val="bottom"/>
          </w:tcPr>
          <w:p w14:paraId="5C275591"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8" w:space="0" w:color="000000"/>
              <w:right w:val="single" w:sz="4" w:space="0" w:color="000000"/>
            </w:tcBorders>
            <w:shd w:val="clear" w:color="auto" w:fill="auto"/>
            <w:vAlign w:val="bottom"/>
          </w:tcPr>
          <w:p w14:paraId="6C0A906A" w14:textId="77777777" w:rsidR="000F0E5B" w:rsidRDefault="00126F3B">
            <w:pPr>
              <w:jc w:val="right"/>
              <w:rPr>
                <w:color w:val="000000"/>
                <w:sz w:val="24"/>
                <w:szCs w:val="24"/>
                <w:lang w:eastAsia="pt-BR"/>
              </w:rPr>
            </w:pPr>
            <w:commentRangeStart w:id="904"/>
            <w:r>
              <w:rPr>
                <w:color w:val="000000"/>
                <w:sz w:val="24"/>
                <w:szCs w:val="24"/>
                <w:lang w:eastAsia="pt-BR"/>
              </w:rPr>
              <w:t>-</w:t>
            </w:r>
          </w:p>
        </w:tc>
        <w:tc>
          <w:tcPr>
            <w:tcW w:w="1150" w:type="dxa"/>
            <w:tcBorders>
              <w:left w:val="single" w:sz="8" w:space="0" w:color="000000"/>
              <w:bottom w:val="single" w:sz="8" w:space="0" w:color="000000"/>
              <w:right w:val="single" w:sz="4" w:space="0" w:color="000000"/>
            </w:tcBorders>
            <w:shd w:val="clear" w:color="auto" w:fill="auto"/>
            <w:vAlign w:val="bottom"/>
          </w:tcPr>
          <w:p w14:paraId="6C531A95" w14:textId="77777777" w:rsidR="000F0E5B" w:rsidRDefault="00126F3B">
            <w:pPr>
              <w:jc w:val="right"/>
              <w:rPr>
                <w:color w:val="000000"/>
                <w:sz w:val="24"/>
                <w:szCs w:val="24"/>
                <w:lang w:eastAsia="pt-BR"/>
              </w:rPr>
            </w:pPr>
            <w:r>
              <w:rPr>
                <w:color w:val="000000"/>
                <w:sz w:val="24"/>
                <w:szCs w:val="24"/>
                <w:lang w:eastAsia="pt-BR"/>
              </w:rPr>
              <w:t>4</w:t>
            </w:r>
            <w:commentRangeEnd w:id="904"/>
            <w:r w:rsidR="00D22BC4">
              <w:rPr>
                <w:rStyle w:val="Refdecomentrio"/>
              </w:rPr>
              <w:commentReference w:id="904"/>
            </w:r>
          </w:p>
        </w:tc>
      </w:tr>
      <w:tr w:rsidR="000F0E5B" w14:paraId="38A2448F" w14:textId="77777777">
        <w:trPr>
          <w:trHeight w:val="315"/>
          <w:jc w:val="center"/>
        </w:trPr>
        <w:tc>
          <w:tcPr>
            <w:tcW w:w="1150" w:type="dxa"/>
            <w:tcBorders>
              <w:left w:val="single" w:sz="8" w:space="0" w:color="000000"/>
              <w:bottom w:val="single" w:sz="8" w:space="0" w:color="000000"/>
              <w:right w:val="single" w:sz="8" w:space="0" w:color="000000"/>
            </w:tcBorders>
            <w:shd w:val="clear" w:color="000000" w:fill="000000"/>
            <w:vAlign w:val="center"/>
          </w:tcPr>
          <w:p w14:paraId="7ED36AEC"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950" w:type="dxa"/>
            <w:tcBorders>
              <w:bottom w:val="single" w:sz="8" w:space="0" w:color="000000"/>
            </w:tcBorders>
            <w:shd w:val="clear" w:color="000000" w:fill="000000"/>
            <w:vAlign w:val="bottom"/>
          </w:tcPr>
          <w:p w14:paraId="0FB9D1A1" w14:textId="77777777" w:rsidR="000F0E5B" w:rsidRDefault="00126F3B">
            <w:pPr>
              <w:jc w:val="center"/>
              <w:rPr>
                <w:b/>
                <w:bCs/>
                <w:color w:val="FFFFFF"/>
                <w:sz w:val="24"/>
                <w:szCs w:val="24"/>
                <w:lang w:eastAsia="pt-BR"/>
              </w:rPr>
            </w:pPr>
            <w:r>
              <w:rPr>
                <w:b/>
                <w:bCs/>
                <w:color w:val="FFFFFF"/>
                <w:sz w:val="24"/>
                <w:szCs w:val="24"/>
                <w:lang w:eastAsia="pt-BR"/>
              </w:rPr>
              <w:t>120</w:t>
            </w:r>
          </w:p>
        </w:tc>
        <w:tc>
          <w:tcPr>
            <w:tcW w:w="1289" w:type="dxa"/>
            <w:tcBorders>
              <w:left w:val="single" w:sz="8" w:space="0" w:color="000000"/>
              <w:bottom w:val="single" w:sz="8" w:space="0" w:color="000000"/>
            </w:tcBorders>
            <w:shd w:val="clear" w:color="000000" w:fill="000000"/>
            <w:vAlign w:val="center"/>
          </w:tcPr>
          <w:p w14:paraId="66ABC48F" w14:textId="77777777" w:rsidR="000F0E5B" w:rsidRDefault="00126F3B">
            <w:pPr>
              <w:jc w:val="center"/>
              <w:rPr>
                <w:b/>
                <w:bCs/>
                <w:color w:val="FFFFFF"/>
                <w:sz w:val="24"/>
                <w:szCs w:val="24"/>
                <w:lang w:eastAsia="pt-BR"/>
              </w:rPr>
            </w:pPr>
            <w:r>
              <w:rPr>
                <w:b/>
                <w:bCs/>
                <w:color w:val="FFFFFF"/>
                <w:sz w:val="24"/>
                <w:szCs w:val="24"/>
                <w:lang w:eastAsia="pt-BR"/>
              </w:rPr>
              <w:t>1</w:t>
            </w:r>
          </w:p>
        </w:tc>
        <w:tc>
          <w:tcPr>
            <w:tcW w:w="1150" w:type="dxa"/>
            <w:tcBorders>
              <w:bottom w:val="single" w:sz="8" w:space="0" w:color="000000"/>
              <w:right w:val="single" w:sz="8" w:space="0" w:color="000000"/>
            </w:tcBorders>
            <w:shd w:val="clear" w:color="000000" w:fill="000000"/>
            <w:vAlign w:val="center"/>
          </w:tcPr>
          <w:p w14:paraId="66A08F31" w14:textId="77777777" w:rsidR="000F0E5B" w:rsidRDefault="00126F3B">
            <w:pPr>
              <w:jc w:val="center"/>
              <w:rPr>
                <w:b/>
                <w:bCs/>
                <w:color w:val="FFFFFF"/>
                <w:sz w:val="24"/>
                <w:szCs w:val="24"/>
                <w:lang w:eastAsia="pt-BR"/>
              </w:rPr>
            </w:pPr>
            <w:r>
              <w:rPr>
                <w:b/>
                <w:bCs/>
                <w:color w:val="FFFFFF"/>
                <w:sz w:val="24"/>
                <w:szCs w:val="24"/>
                <w:lang w:eastAsia="pt-BR"/>
              </w:rPr>
              <w:t>31</w:t>
            </w:r>
          </w:p>
        </w:tc>
      </w:tr>
    </w:tbl>
    <w:p w14:paraId="442D0228" w14:textId="5AA7C568" w:rsidR="000F0E5B" w:rsidRDefault="00126F3B">
      <w:pPr>
        <w:jc w:val="center"/>
        <w:rPr>
          <w:sz w:val="24"/>
          <w:szCs w:val="24"/>
        </w:rPr>
      </w:pPr>
      <w:del w:id="905" w:author="Thaíla Gomes" w:date="2020-01-17T22:42:00Z">
        <w:r w:rsidDel="00D22BC4">
          <w:rPr>
            <w:sz w:val="24"/>
            <w:szCs w:val="24"/>
          </w:rPr>
          <w:delText xml:space="preserve">Tabela </w:delText>
        </w:r>
      </w:del>
      <w:r w:rsidR="00B427A4">
        <w:rPr>
          <w:sz w:val="24"/>
          <w:szCs w:val="24"/>
        </w:rPr>
        <w:t>Tabela</w:t>
      </w:r>
      <w:ins w:id="906" w:author="Thaíla Gomes" w:date="2020-01-17T22:42:00Z">
        <w:r w:rsidR="00D22BC4">
          <w:rPr>
            <w:sz w:val="24"/>
            <w:szCs w:val="24"/>
          </w:rPr>
          <w:t xml:space="preserve"> </w:t>
        </w:r>
      </w:ins>
      <w:r>
        <w:rPr>
          <w:sz w:val="24"/>
          <w:szCs w:val="24"/>
        </w:rPr>
        <w:t>XX – Quantidade de imagens que o algoritmo não foi capaz de reconhecer corretamente</w:t>
      </w:r>
    </w:p>
    <w:p w14:paraId="0DB89B11" w14:textId="77777777" w:rsidR="000F0E5B" w:rsidRDefault="00126F3B" w:rsidP="00B427A4">
      <w:pPr>
        <w:ind w:firstLine="720"/>
        <w:rPr>
          <w:sz w:val="24"/>
          <w:szCs w:val="24"/>
        </w:rPr>
      </w:pPr>
      <w:r>
        <w:rPr>
          <w:sz w:val="24"/>
          <w:szCs w:val="24"/>
        </w:rPr>
        <w:t xml:space="preserve">Os falsos negativos são importantes para medir a quantidade de imagens que não serão reconhecidas e retornadas em uma busca. Vendo a tabela XX é possível perceber que existe uma diferença de reconhecimento entre ambos os algoritmos. </w:t>
      </w:r>
    </w:p>
    <w:p w14:paraId="7E21892E" w14:textId="77777777" w:rsidR="000F0E5B" w:rsidRDefault="00126F3B" w:rsidP="00B427A4">
      <w:pPr>
        <w:ind w:firstLine="720"/>
        <w:rPr>
          <w:sz w:val="24"/>
          <w:szCs w:val="24"/>
        </w:rPr>
      </w:pPr>
      <w:r>
        <w:rPr>
          <w:sz w:val="24"/>
          <w:szCs w:val="24"/>
        </w:rPr>
        <w:t xml:space="preserve">Isso pode significar que o </w:t>
      </w:r>
      <w:r>
        <w:rPr>
          <w:i/>
          <w:sz w:val="24"/>
          <w:szCs w:val="24"/>
        </w:rPr>
        <w:t>threshold</w:t>
      </w:r>
      <w:r>
        <w:rPr>
          <w:sz w:val="24"/>
          <w:szCs w:val="24"/>
        </w:rPr>
        <w:t xml:space="preserve"> do OpenFace precisa ser ajustado, enquanto o valor utilizado pelo Face Recognition já está no que seria considerado um “ponto ótimo”, ou seja, onde o número de reconhecimento é alto e o de falsos negativos, baixo.</w:t>
      </w:r>
    </w:p>
    <w:p w14:paraId="679897C7" w14:textId="7C6A91CA" w:rsidR="000F0E5B" w:rsidRDefault="00126F3B" w:rsidP="00B427A4">
      <w:pPr>
        <w:ind w:firstLine="720"/>
        <w:rPr>
          <w:sz w:val="24"/>
          <w:szCs w:val="24"/>
        </w:rPr>
      </w:pPr>
      <w:r>
        <w:rPr>
          <w:sz w:val="24"/>
          <w:szCs w:val="24"/>
        </w:rPr>
        <w:t xml:space="preserve">Contudo, ao fazer uma análise dos resultados apresentados na tabela </w:t>
      </w:r>
      <w:commentRangeStart w:id="907"/>
      <w:r>
        <w:rPr>
          <w:sz w:val="24"/>
          <w:szCs w:val="24"/>
        </w:rPr>
        <w:t>XX</w:t>
      </w:r>
      <w:commentRangeEnd w:id="907"/>
      <w:r>
        <w:commentReference w:id="907"/>
      </w:r>
      <w:r>
        <w:rPr>
          <w:sz w:val="24"/>
          <w:szCs w:val="24"/>
        </w:rPr>
        <w:t xml:space="preserve"> </w:t>
      </w:r>
      <w:r w:rsidR="00FC6A1E">
        <w:rPr>
          <w:sz w:val="24"/>
          <w:szCs w:val="24"/>
        </w:rPr>
        <w:t>em</w:t>
      </w:r>
      <w:r>
        <w:rPr>
          <w:sz w:val="24"/>
          <w:szCs w:val="24"/>
        </w:rPr>
        <w:t xml:space="preserve"> uma comparação com os valores de falsos negativos ilustrados </w:t>
      </w:r>
      <w:r w:rsidR="00FC6A1E">
        <w:rPr>
          <w:sz w:val="24"/>
          <w:szCs w:val="24"/>
        </w:rPr>
        <w:t>neste tópico</w:t>
      </w:r>
      <w:r>
        <w:rPr>
          <w:sz w:val="24"/>
          <w:szCs w:val="24"/>
        </w:rPr>
        <w:t xml:space="preserve">, percebe-se que existe uma enorme quantidade de rostos reconhecidos de maneira errada nos resultado, o que contrabalanceia a ideia de que o valor de tolerância usado para classificação está bom. </w:t>
      </w:r>
      <w:r w:rsidR="00FC6A1E">
        <w:rPr>
          <w:sz w:val="24"/>
          <w:szCs w:val="24"/>
        </w:rPr>
        <w:t>Portanto</w:t>
      </w:r>
      <w:r>
        <w:rPr>
          <w:sz w:val="24"/>
          <w:szCs w:val="24"/>
        </w:rPr>
        <w:t xml:space="preserve">, </w:t>
      </w:r>
      <w:r>
        <w:rPr>
          <w:sz w:val="24"/>
          <w:szCs w:val="24"/>
        </w:rPr>
        <w:lastRenderedPageBreak/>
        <w:t xml:space="preserve">mesmo que o algoritmo atualmente </w:t>
      </w:r>
      <w:r w:rsidR="00FC6A1E">
        <w:rPr>
          <w:sz w:val="24"/>
          <w:szCs w:val="24"/>
        </w:rPr>
        <w:t>pareça</w:t>
      </w:r>
      <w:r>
        <w:rPr>
          <w:sz w:val="24"/>
          <w:szCs w:val="24"/>
        </w:rPr>
        <w:t xml:space="preserve"> com o </w:t>
      </w:r>
      <w:r>
        <w:rPr>
          <w:i/>
          <w:sz w:val="24"/>
          <w:szCs w:val="24"/>
        </w:rPr>
        <w:t>threshold</w:t>
      </w:r>
      <w:r>
        <w:rPr>
          <w:sz w:val="24"/>
          <w:szCs w:val="24"/>
        </w:rPr>
        <w:t xml:space="preserve"> em um “ponto ótimo”, </w:t>
      </w:r>
      <w:r w:rsidR="00FC6A1E">
        <w:rPr>
          <w:sz w:val="24"/>
          <w:szCs w:val="24"/>
        </w:rPr>
        <w:t>trata-se de uma falsa impressão</w:t>
      </w:r>
      <w:r>
        <w:rPr>
          <w:sz w:val="24"/>
          <w:szCs w:val="24"/>
        </w:rPr>
        <w:t>.</w:t>
      </w:r>
    </w:p>
    <w:p w14:paraId="363BC0AD" w14:textId="77777777" w:rsidR="00FC6A1E" w:rsidRDefault="00FC6A1E">
      <w:pPr>
        <w:rPr>
          <w:b/>
          <w:sz w:val="24"/>
          <w:szCs w:val="24"/>
        </w:rPr>
      </w:pPr>
    </w:p>
    <w:p w14:paraId="6403A70D" w14:textId="305E8C5E" w:rsidR="000F0E5B" w:rsidRDefault="00126F3B">
      <w:pPr>
        <w:rPr>
          <w:b/>
          <w:sz w:val="24"/>
          <w:szCs w:val="24"/>
        </w:rPr>
      </w:pPr>
      <w:commentRangeStart w:id="908"/>
      <w:r>
        <w:rPr>
          <w:b/>
          <w:sz w:val="24"/>
          <w:szCs w:val="24"/>
        </w:rPr>
        <w:t>Tempo</w:t>
      </w:r>
      <w:commentRangeEnd w:id="908"/>
      <w:r w:rsidR="00D22BC4">
        <w:rPr>
          <w:rStyle w:val="Refdecomentrio"/>
        </w:rPr>
        <w:commentReference w:id="908"/>
      </w:r>
    </w:p>
    <w:p w14:paraId="7B2C7DED" w14:textId="29A7BC1E" w:rsidR="000F0E5B" w:rsidRDefault="00126F3B">
      <w:pPr>
        <w:rPr>
          <w:sz w:val="24"/>
          <w:szCs w:val="24"/>
        </w:rPr>
      </w:pPr>
      <w:r>
        <w:rPr>
          <w:sz w:val="24"/>
          <w:szCs w:val="24"/>
        </w:rPr>
        <w:t xml:space="preserve">A métrica de tempo é bastante importante quando se trata de reconhecimento facial aplicado a um </w:t>
      </w:r>
      <w:r>
        <w:rPr>
          <w:i/>
          <w:sz w:val="24"/>
          <w:szCs w:val="24"/>
        </w:rPr>
        <w:t>software</w:t>
      </w:r>
      <w:r>
        <w:rPr>
          <w:sz w:val="24"/>
          <w:szCs w:val="24"/>
        </w:rPr>
        <w:t>, é preciso saber quanto tempo leva para percorrer a base de dados inteira, reconhecer um rosto ou levantar um erro. A tabela XX traz os resultados de tempo médio aproximado de ambos os testes para cada categoria.</w:t>
      </w:r>
    </w:p>
    <w:p w14:paraId="22E88CD6" w14:textId="4E6FC196" w:rsidR="00FC6A1E" w:rsidRDefault="00FC6A1E">
      <w:pPr>
        <w:rPr>
          <w:sz w:val="24"/>
          <w:szCs w:val="24"/>
        </w:rPr>
      </w:pPr>
    </w:p>
    <w:p w14:paraId="30627B26" w14:textId="558DC164" w:rsidR="00FC6A1E" w:rsidRDefault="00FC6A1E" w:rsidP="00FC6A1E">
      <w:pPr>
        <w:pStyle w:val="PargrafodaLista"/>
        <w:numPr>
          <w:ilvl w:val="0"/>
          <w:numId w:val="14"/>
        </w:numPr>
        <w:rPr>
          <w:sz w:val="24"/>
          <w:szCs w:val="24"/>
        </w:rPr>
      </w:pPr>
      <w:r>
        <w:rPr>
          <w:sz w:val="24"/>
          <w:szCs w:val="24"/>
        </w:rPr>
        <w:t>Face Recognition – Tempo utilizado em média para apurar cada categoria dos testes com a biblioteca Face Recognition.</w:t>
      </w:r>
    </w:p>
    <w:p w14:paraId="67D1446C" w14:textId="2E2BC30D" w:rsidR="00FC6A1E" w:rsidRPr="00FC6A1E" w:rsidRDefault="00FC6A1E" w:rsidP="00FC6A1E">
      <w:pPr>
        <w:pStyle w:val="PargrafodaLista"/>
        <w:numPr>
          <w:ilvl w:val="0"/>
          <w:numId w:val="14"/>
        </w:numPr>
        <w:rPr>
          <w:sz w:val="24"/>
          <w:szCs w:val="24"/>
        </w:rPr>
      </w:pPr>
      <w:r>
        <w:rPr>
          <w:sz w:val="24"/>
          <w:szCs w:val="24"/>
        </w:rPr>
        <w:t>OpenFace – Tempo utilizado em média para apurar cada categoria dos testes com a biblioteca OpenFace.</w:t>
      </w:r>
    </w:p>
    <w:p w14:paraId="3C9134EA" w14:textId="77777777" w:rsidR="00FC6A1E" w:rsidRDefault="00FC6A1E">
      <w:pPr>
        <w:rPr>
          <w:sz w:val="24"/>
          <w:szCs w:val="24"/>
        </w:rPr>
      </w:pPr>
    </w:p>
    <w:tbl>
      <w:tblPr>
        <w:tblW w:w="4920" w:type="dxa"/>
        <w:jc w:val="center"/>
        <w:tblCellMar>
          <w:left w:w="70" w:type="dxa"/>
          <w:right w:w="70" w:type="dxa"/>
        </w:tblCellMar>
        <w:tblLook w:val="04A0" w:firstRow="1" w:lastRow="0" w:firstColumn="1" w:lastColumn="0" w:noHBand="0" w:noVBand="1"/>
      </w:tblPr>
      <w:tblGrid>
        <w:gridCol w:w="1840"/>
        <w:gridCol w:w="1540"/>
        <w:gridCol w:w="1540"/>
      </w:tblGrid>
      <w:tr w:rsidR="000F0E5B" w14:paraId="6F6DA763" w14:textId="77777777">
        <w:trPr>
          <w:trHeight w:val="615"/>
          <w:jc w:val="center"/>
        </w:trPr>
        <w:tc>
          <w:tcPr>
            <w:tcW w:w="1840" w:type="dxa"/>
            <w:shd w:val="clear" w:color="auto" w:fill="auto"/>
            <w:vAlign w:val="bottom"/>
          </w:tcPr>
          <w:p w14:paraId="74E7F5FD" w14:textId="77777777" w:rsidR="000F0E5B" w:rsidRDefault="000F0E5B">
            <w:pPr>
              <w:rPr>
                <w:sz w:val="24"/>
                <w:szCs w:val="24"/>
                <w:lang w:eastAsia="pt-BR"/>
              </w:rPr>
            </w:pPr>
          </w:p>
        </w:tc>
        <w:tc>
          <w:tcPr>
            <w:tcW w:w="1540" w:type="dxa"/>
            <w:shd w:val="clear" w:color="000000" w:fill="000000"/>
            <w:vAlign w:val="bottom"/>
          </w:tcPr>
          <w:p w14:paraId="01D4E5B9" w14:textId="77777777" w:rsidR="000F0E5B" w:rsidRDefault="00126F3B">
            <w:pPr>
              <w:jc w:val="center"/>
              <w:rPr>
                <w:b/>
                <w:bCs/>
                <w:color w:val="FFFFFF"/>
                <w:sz w:val="24"/>
                <w:szCs w:val="24"/>
                <w:lang w:eastAsia="pt-BR"/>
              </w:rPr>
            </w:pPr>
            <w:r>
              <w:rPr>
                <w:b/>
                <w:bCs/>
                <w:color w:val="FFFFFF"/>
                <w:sz w:val="24"/>
                <w:szCs w:val="24"/>
                <w:lang w:eastAsia="pt-BR"/>
              </w:rPr>
              <w:t xml:space="preserve">Face </w:t>
            </w:r>
            <w:r>
              <w:rPr>
                <w:b/>
                <w:bCs/>
                <w:color w:val="FFFFFF"/>
                <w:sz w:val="24"/>
                <w:szCs w:val="24"/>
                <w:lang w:eastAsia="pt-BR"/>
              </w:rPr>
              <w:br/>
              <w:t>Recognition</w:t>
            </w:r>
          </w:p>
        </w:tc>
        <w:tc>
          <w:tcPr>
            <w:tcW w:w="1540" w:type="dxa"/>
            <w:shd w:val="clear" w:color="000000" w:fill="000000"/>
            <w:vAlign w:val="bottom"/>
          </w:tcPr>
          <w:p w14:paraId="5F7D9297" w14:textId="77777777" w:rsidR="000F0E5B" w:rsidRDefault="00126F3B">
            <w:pPr>
              <w:jc w:val="center"/>
              <w:rPr>
                <w:b/>
                <w:bCs/>
                <w:color w:val="FFFFFF"/>
                <w:sz w:val="24"/>
                <w:szCs w:val="24"/>
                <w:lang w:eastAsia="pt-BR"/>
              </w:rPr>
            </w:pPr>
            <w:r>
              <w:rPr>
                <w:b/>
                <w:bCs/>
                <w:color w:val="FFFFFF"/>
                <w:sz w:val="24"/>
                <w:szCs w:val="24"/>
                <w:lang w:eastAsia="pt-BR"/>
              </w:rPr>
              <w:t>OpenFace</w:t>
            </w:r>
          </w:p>
        </w:tc>
      </w:tr>
      <w:tr w:rsidR="000F0E5B" w14:paraId="39CAF41D"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5CBB6D76"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Acertos</w:t>
            </w:r>
          </w:p>
        </w:tc>
        <w:tc>
          <w:tcPr>
            <w:tcW w:w="1540" w:type="dxa"/>
            <w:tcBorders>
              <w:top w:val="single" w:sz="8" w:space="0" w:color="000000"/>
              <w:left w:val="single" w:sz="8" w:space="0" w:color="000000"/>
              <w:bottom w:val="single" w:sz="4" w:space="0" w:color="000000"/>
              <w:right w:val="single" w:sz="8" w:space="0" w:color="000000"/>
            </w:tcBorders>
            <w:shd w:val="clear" w:color="auto" w:fill="auto"/>
            <w:vAlign w:val="bottom"/>
          </w:tcPr>
          <w:p w14:paraId="1D63224F"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top w:val="single" w:sz="8" w:space="0" w:color="000000"/>
              <w:bottom w:val="single" w:sz="4" w:space="0" w:color="000000"/>
              <w:right w:val="single" w:sz="8" w:space="0" w:color="000000"/>
            </w:tcBorders>
            <w:shd w:val="clear" w:color="auto" w:fill="auto"/>
            <w:vAlign w:val="bottom"/>
          </w:tcPr>
          <w:p w14:paraId="7F27ED63"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30DFB45C"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3A03CDD5"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Falsos Positivos</w:t>
            </w:r>
          </w:p>
        </w:tc>
        <w:tc>
          <w:tcPr>
            <w:tcW w:w="1540" w:type="dxa"/>
            <w:tcBorders>
              <w:left w:val="single" w:sz="8" w:space="0" w:color="000000"/>
              <w:bottom w:val="single" w:sz="4" w:space="0" w:color="000000"/>
              <w:right w:val="single" w:sz="8" w:space="0" w:color="000000"/>
            </w:tcBorders>
            <w:shd w:val="clear" w:color="auto" w:fill="auto"/>
            <w:vAlign w:val="bottom"/>
          </w:tcPr>
          <w:p w14:paraId="3EFC414A"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bottom w:val="single" w:sz="4" w:space="0" w:color="000000"/>
              <w:right w:val="single" w:sz="8" w:space="0" w:color="000000"/>
            </w:tcBorders>
            <w:shd w:val="clear" w:color="auto" w:fill="auto"/>
            <w:vAlign w:val="bottom"/>
          </w:tcPr>
          <w:p w14:paraId="6E6196B6"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75060273"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11170B29"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Falsos negativos</w:t>
            </w:r>
          </w:p>
        </w:tc>
        <w:tc>
          <w:tcPr>
            <w:tcW w:w="1540" w:type="dxa"/>
            <w:tcBorders>
              <w:left w:val="single" w:sz="8" w:space="0" w:color="000000"/>
              <w:bottom w:val="single" w:sz="4" w:space="0" w:color="000000"/>
              <w:right w:val="single" w:sz="8" w:space="0" w:color="000000"/>
            </w:tcBorders>
            <w:shd w:val="clear" w:color="auto" w:fill="auto"/>
            <w:vAlign w:val="bottom"/>
          </w:tcPr>
          <w:p w14:paraId="3C13E04A"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bottom w:val="single" w:sz="4" w:space="0" w:color="000000"/>
              <w:right w:val="single" w:sz="8" w:space="0" w:color="000000"/>
            </w:tcBorders>
            <w:shd w:val="clear" w:color="auto" w:fill="auto"/>
            <w:vAlign w:val="bottom"/>
          </w:tcPr>
          <w:p w14:paraId="619039CB"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660713CC"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0298F097"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Erros</w:t>
            </w:r>
          </w:p>
        </w:tc>
        <w:tc>
          <w:tcPr>
            <w:tcW w:w="1540" w:type="dxa"/>
            <w:tcBorders>
              <w:left w:val="single" w:sz="8" w:space="0" w:color="000000"/>
              <w:bottom w:val="single" w:sz="4" w:space="0" w:color="000000"/>
              <w:right w:val="single" w:sz="8" w:space="0" w:color="000000"/>
            </w:tcBorders>
            <w:shd w:val="clear" w:color="auto" w:fill="auto"/>
            <w:vAlign w:val="bottom"/>
          </w:tcPr>
          <w:p w14:paraId="4052793E" w14:textId="77777777" w:rsidR="000F0E5B" w:rsidRDefault="00126F3B">
            <w:pPr>
              <w:jc w:val="center"/>
              <w:rPr>
                <w:color w:val="000000"/>
                <w:sz w:val="24"/>
                <w:szCs w:val="24"/>
                <w:lang w:eastAsia="pt-BR"/>
              </w:rPr>
            </w:pPr>
            <w:r>
              <w:rPr>
                <w:color w:val="000000"/>
                <w:sz w:val="24"/>
                <w:szCs w:val="24"/>
                <w:lang w:eastAsia="pt-BR"/>
              </w:rPr>
              <w:t>00:00,8</w:t>
            </w:r>
          </w:p>
        </w:tc>
        <w:tc>
          <w:tcPr>
            <w:tcW w:w="1540" w:type="dxa"/>
            <w:tcBorders>
              <w:bottom w:val="single" w:sz="4" w:space="0" w:color="000000"/>
              <w:right w:val="single" w:sz="8" w:space="0" w:color="000000"/>
            </w:tcBorders>
            <w:shd w:val="clear" w:color="auto" w:fill="auto"/>
            <w:vAlign w:val="bottom"/>
          </w:tcPr>
          <w:p w14:paraId="370215B2" w14:textId="77777777" w:rsidR="000F0E5B" w:rsidRDefault="00126F3B">
            <w:pPr>
              <w:jc w:val="center"/>
              <w:rPr>
                <w:color w:val="000000"/>
                <w:sz w:val="24"/>
                <w:szCs w:val="24"/>
                <w:lang w:eastAsia="pt-BR"/>
              </w:rPr>
            </w:pPr>
            <w:r>
              <w:rPr>
                <w:color w:val="000000"/>
                <w:sz w:val="24"/>
                <w:szCs w:val="24"/>
                <w:lang w:eastAsia="pt-BR"/>
              </w:rPr>
              <w:t>00:00,9</w:t>
            </w:r>
          </w:p>
        </w:tc>
      </w:tr>
      <w:tr w:rsidR="000F0E5B" w14:paraId="4673340B"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388F538C"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Percorrer a base</w:t>
            </w:r>
          </w:p>
        </w:tc>
        <w:tc>
          <w:tcPr>
            <w:tcW w:w="1540" w:type="dxa"/>
            <w:tcBorders>
              <w:left w:val="single" w:sz="8" w:space="0" w:color="000000"/>
              <w:bottom w:val="single" w:sz="4" w:space="0" w:color="000000"/>
              <w:right w:val="single" w:sz="8" w:space="0" w:color="000000"/>
            </w:tcBorders>
            <w:shd w:val="clear" w:color="auto" w:fill="auto"/>
            <w:vAlign w:val="center"/>
          </w:tcPr>
          <w:p w14:paraId="6D8504EA" w14:textId="77777777" w:rsidR="000F0E5B" w:rsidRDefault="00126F3B">
            <w:pPr>
              <w:jc w:val="center"/>
              <w:rPr>
                <w:color w:val="000000"/>
                <w:sz w:val="24"/>
                <w:szCs w:val="24"/>
                <w:lang w:eastAsia="pt-BR"/>
              </w:rPr>
            </w:pPr>
            <w:r>
              <w:rPr>
                <w:color w:val="000000"/>
                <w:sz w:val="24"/>
                <w:szCs w:val="24"/>
                <w:lang w:eastAsia="pt-BR"/>
              </w:rPr>
              <w:t>0:01:58</w:t>
            </w:r>
          </w:p>
        </w:tc>
        <w:tc>
          <w:tcPr>
            <w:tcW w:w="1540" w:type="dxa"/>
            <w:tcBorders>
              <w:bottom w:val="single" w:sz="4" w:space="0" w:color="000000"/>
              <w:right w:val="single" w:sz="8" w:space="0" w:color="000000"/>
            </w:tcBorders>
            <w:shd w:val="clear" w:color="auto" w:fill="auto"/>
            <w:vAlign w:val="center"/>
          </w:tcPr>
          <w:p w14:paraId="231A63CB" w14:textId="77777777" w:rsidR="000F0E5B" w:rsidRDefault="00126F3B">
            <w:pPr>
              <w:jc w:val="center"/>
              <w:rPr>
                <w:color w:val="000000"/>
                <w:sz w:val="24"/>
                <w:szCs w:val="24"/>
                <w:lang w:eastAsia="pt-BR"/>
              </w:rPr>
            </w:pPr>
            <w:r>
              <w:rPr>
                <w:color w:val="000000"/>
                <w:sz w:val="24"/>
                <w:szCs w:val="24"/>
                <w:lang w:eastAsia="pt-BR"/>
              </w:rPr>
              <w:t>0:02:10</w:t>
            </w:r>
          </w:p>
        </w:tc>
      </w:tr>
      <w:tr w:rsidR="000F0E5B" w14:paraId="7BE93717" w14:textId="77777777">
        <w:trPr>
          <w:trHeight w:val="6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4CA066E8"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Tempo total</w:t>
            </w:r>
            <w:r>
              <w:rPr>
                <w:b/>
                <w:bCs/>
                <w:color w:val="FFFFFF" w:themeColor="background1"/>
                <w:sz w:val="24"/>
                <w:szCs w:val="24"/>
                <w:lang w:eastAsia="pt-BR"/>
              </w:rPr>
              <w:br/>
              <w:t xml:space="preserve"> de teste</w:t>
            </w:r>
          </w:p>
        </w:tc>
        <w:tc>
          <w:tcPr>
            <w:tcW w:w="1540" w:type="dxa"/>
            <w:tcBorders>
              <w:left w:val="single" w:sz="8" w:space="0" w:color="000000"/>
              <w:bottom w:val="single" w:sz="8" w:space="0" w:color="000000"/>
              <w:right w:val="single" w:sz="8" w:space="0" w:color="000000"/>
            </w:tcBorders>
            <w:shd w:val="clear" w:color="auto" w:fill="auto"/>
            <w:vAlign w:val="center"/>
          </w:tcPr>
          <w:p w14:paraId="4098B51D" w14:textId="77777777" w:rsidR="000F0E5B" w:rsidRDefault="00126F3B">
            <w:pPr>
              <w:jc w:val="center"/>
              <w:rPr>
                <w:color w:val="000000"/>
                <w:sz w:val="24"/>
                <w:szCs w:val="24"/>
                <w:lang w:eastAsia="pt-BR"/>
              </w:rPr>
            </w:pPr>
            <w:r>
              <w:rPr>
                <w:color w:val="000000"/>
                <w:sz w:val="24"/>
                <w:szCs w:val="24"/>
                <w:lang w:eastAsia="pt-BR"/>
              </w:rPr>
              <w:t>00:43:00</w:t>
            </w:r>
          </w:p>
        </w:tc>
        <w:tc>
          <w:tcPr>
            <w:tcW w:w="1540" w:type="dxa"/>
            <w:tcBorders>
              <w:bottom w:val="single" w:sz="8" w:space="0" w:color="000000"/>
              <w:right w:val="single" w:sz="8" w:space="0" w:color="000000"/>
            </w:tcBorders>
            <w:shd w:val="clear" w:color="auto" w:fill="auto"/>
            <w:vAlign w:val="center"/>
          </w:tcPr>
          <w:p w14:paraId="3D68E36A" w14:textId="77777777" w:rsidR="000F0E5B" w:rsidRDefault="00126F3B">
            <w:pPr>
              <w:jc w:val="center"/>
              <w:rPr>
                <w:color w:val="000000"/>
                <w:sz w:val="24"/>
                <w:szCs w:val="24"/>
                <w:lang w:eastAsia="pt-BR"/>
              </w:rPr>
            </w:pPr>
            <w:r>
              <w:rPr>
                <w:color w:val="000000"/>
                <w:sz w:val="24"/>
                <w:szCs w:val="24"/>
                <w:lang w:eastAsia="pt-BR"/>
              </w:rPr>
              <w:t>00:48:00</w:t>
            </w:r>
          </w:p>
        </w:tc>
      </w:tr>
    </w:tbl>
    <w:p w14:paraId="3CF3688A" w14:textId="1F67EDF1" w:rsidR="000F0E5B" w:rsidRDefault="00126F3B">
      <w:pPr>
        <w:jc w:val="center"/>
        <w:rPr>
          <w:sz w:val="24"/>
          <w:szCs w:val="24"/>
        </w:rPr>
      </w:pPr>
      <w:del w:id="909" w:author="Thaíla Gomes" w:date="2020-01-17T22:42:00Z">
        <w:r w:rsidDel="00D22BC4">
          <w:rPr>
            <w:sz w:val="24"/>
            <w:szCs w:val="24"/>
          </w:rPr>
          <w:delText xml:space="preserve">Tabela </w:delText>
        </w:r>
      </w:del>
      <w:r w:rsidR="00B427A4">
        <w:rPr>
          <w:sz w:val="24"/>
          <w:szCs w:val="24"/>
        </w:rPr>
        <w:t>Tabela</w:t>
      </w:r>
      <w:ins w:id="910" w:author="Thaíla Gomes" w:date="2020-01-17T22:42:00Z">
        <w:r w:rsidR="00D22BC4">
          <w:rPr>
            <w:sz w:val="24"/>
            <w:szCs w:val="24"/>
          </w:rPr>
          <w:t xml:space="preserve"> </w:t>
        </w:r>
      </w:ins>
      <w:r>
        <w:rPr>
          <w:sz w:val="24"/>
          <w:szCs w:val="24"/>
        </w:rPr>
        <w:t>XX – Tabela de medição de tempo dos algoritmos</w:t>
      </w:r>
    </w:p>
    <w:p w14:paraId="711FFE41" w14:textId="77777777" w:rsidR="00FC6A1E" w:rsidRDefault="00FC6A1E">
      <w:pPr>
        <w:jc w:val="center"/>
        <w:rPr>
          <w:sz w:val="24"/>
          <w:szCs w:val="24"/>
        </w:rPr>
      </w:pPr>
    </w:p>
    <w:p w14:paraId="60FE4149" w14:textId="7369FD4B" w:rsidR="000F0E5B" w:rsidRDefault="00126F3B">
      <w:pPr>
        <w:rPr>
          <w:sz w:val="24"/>
          <w:szCs w:val="24"/>
        </w:rPr>
      </w:pPr>
      <w:commentRangeStart w:id="911"/>
      <w:r>
        <w:rPr>
          <w:sz w:val="24"/>
          <w:szCs w:val="24"/>
        </w:rPr>
        <w:t>A diferença de rapidez entre os dois algoritmos é bastante pequena. Levando-se em consideração que a diferença de tempo, que uma foto de 1 (um) indivíduo demora para percorrer e classificar as 120 (cento e vinte) imagens da base, é de apenas 12 (doze) segundos ao comparar os dois algoritmos, pode-se dizer que ao utilizar bases pequenas, dificilmente o usuário final sentirá diferença de entrega de resultado.</w:t>
      </w:r>
      <w:commentRangeEnd w:id="911"/>
      <w:r>
        <w:commentReference w:id="911"/>
      </w:r>
    </w:p>
    <w:p w14:paraId="442725D9" w14:textId="77777777" w:rsidR="00FC6A1E" w:rsidRDefault="00FC6A1E">
      <w:pPr>
        <w:rPr>
          <w:sz w:val="24"/>
          <w:szCs w:val="24"/>
        </w:rPr>
      </w:pPr>
    </w:p>
    <w:p w14:paraId="151B6E7B" w14:textId="77777777" w:rsidR="000F0E5B" w:rsidRDefault="00126F3B">
      <w:pPr>
        <w:rPr>
          <w:b/>
          <w:sz w:val="24"/>
          <w:szCs w:val="24"/>
        </w:rPr>
      </w:pPr>
      <w:r>
        <w:rPr>
          <w:b/>
          <w:sz w:val="24"/>
          <w:szCs w:val="24"/>
        </w:rPr>
        <w:t>Performance</w:t>
      </w:r>
    </w:p>
    <w:p w14:paraId="7E1A824F" w14:textId="6B311D5B" w:rsidR="00FC6A1E" w:rsidRDefault="00126F3B">
      <w:pPr>
        <w:rPr>
          <w:sz w:val="24"/>
          <w:szCs w:val="24"/>
        </w:rPr>
      </w:pPr>
      <w:r>
        <w:rPr>
          <w:sz w:val="24"/>
          <w:szCs w:val="24"/>
        </w:rPr>
        <w:lastRenderedPageBreak/>
        <w:t>Também foi feita uma análise performática do algoritmo, levando em conta dois dos atributos avaliados: acertos e falsos positivos. A precisão do algoritmo é medida pela quantidade de acertos sobre a quantidade de imagens reconhecidas para aquele indivíduo, ou seja, a soma entre acertos</w:t>
      </w:r>
      <w:r w:rsidR="0097164A">
        <w:rPr>
          <w:sz w:val="24"/>
          <w:szCs w:val="24"/>
        </w:rPr>
        <w:t>,</w:t>
      </w:r>
      <w:r>
        <w:rPr>
          <w:sz w:val="24"/>
          <w:szCs w:val="24"/>
        </w:rPr>
        <w:t xml:space="preserve"> falsos positivos</w:t>
      </w:r>
      <w:r w:rsidR="0097164A">
        <w:rPr>
          <w:sz w:val="24"/>
          <w:szCs w:val="24"/>
        </w:rPr>
        <w:t xml:space="preserve"> e falsos negativos</w:t>
      </w:r>
      <w:r>
        <w:rPr>
          <w:sz w:val="24"/>
          <w:szCs w:val="24"/>
        </w:rPr>
        <w:t xml:space="preserve">. A </w:t>
      </w:r>
      <w:r w:rsidR="00FC6A1E">
        <w:rPr>
          <w:sz w:val="24"/>
          <w:szCs w:val="24"/>
        </w:rPr>
        <w:t>equação</w:t>
      </w:r>
      <w:r>
        <w:rPr>
          <w:sz w:val="24"/>
          <w:szCs w:val="24"/>
        </w:rPr>
        <w:t xml:space="preserve"> XX </w:t>
      </w:r>
      <w:r w:rsidR="00FC6A1E">
        <w:rPr>
          <w:sz w:val="24"/>
          <w:szCs w:val="24"/>
        </w:rPr>
        <w:t>re</w:t>
      </w:r>
      <w:r>
        <w:rPr>
          <w:sz w:val="24"/>
          <w:szCs w:val="24"/>
        </w:rPr>
        <w:t>presenta a fórmula da precisão.</w:t>
      </w:r>
    </w:p>
    <w:p w14:paraId="796CEBB8" w14:textId="77777777" w:rsidR="000F0E5B" w:rsidRPr="00FC6A1E" w:rsidRDefault="00126F3B">
      <w:pPr>
        <w:rPr>
          <w:rFonts w:eastAsiaTheme="minorEastAsia"/>
          <w:sz w:val="32"/>
          <w:szCs w:val="24"/>
        </w:rPr>
      </w:pPr>
      <m:oMathPara>
        <m:oMath>
          <m:r>
            <w:rPr>
              <w:rFonts w:ascii="Cambria Math" w:hAnsi="Cambria Math"/>
              <w:sz w:val="28"/>
            </w:rPr>
            <m:t>P=</m:t>
          </m:r>
          <m:f>
            <m:fPr>
              <m:ctrlPr>
                <w:rPr>
                  <w:rFonts w:ascii="Cambria Math" w:hAnsi="Cambria Math"/>
                  <w:sz w:val="28"/>
                </w:rPr>
              </m:ctrlPr>
            </m:fPr>
            <m:num>
              <m:r>
                <w:rPr>
                  <w:rFonts w:ascii="Cambria Math" w:hAnsi="Cambria Math"/>
                  <w:sz w:val="28"/>
                </w:rPr>
                <m:t>a</m:t>
              </m:r>
            </m:num>
            <m:den>
              <m:r>
                <w:rPr>
                  <w:rFonts w:ascii="Cambria Math" w:hAnsi="Cambria Math"/>
                  <w:sz w:val="28"/>
                </w:rPr>
                <m:t>QR</m:t>
              </m:r>
            </m:den>
          </m:f>
        </m:oMath>
      </m:oMathPara>
    </w:p>
    <w:p w14:paraId="629BE3A8" w14:textId="6F2F87C8" w:rsidR="000F0E5B" w:rsidRDefault="00126F3B">
      <w:pPr>
        <w:jc w:val="center"/>
        <w:rPr>
          <w:rFonts w:eastAsiaTheme="minorEastAsia"/>
          <w:sz w:val="24"/>
          <w:szCs w:val="24"/>
        </w:rPr>
      </w:pPr>
      <w:del w:id="912" w:author="Thaíla Gomes" w:date="2020-01-17T22:42:00Z">
        <w:r w:rsidDel="00D22BC4">
          <w:rPr>
            <w:rFonts w:eastAsiaTheme="minorEastAsia"/>
            <w:sz w:val="24"/>
            <w:szCs w:val="24"/>
          </w:rPr>
          <w:delText xml:space="preserve">Figura </w:delText>
        </w:r>
      </w:del>
      <w:ins w:id="913" w:author="Thaíla Gomes" w:date="2020-01-17T22:42:00Z">
        <w:r w:rsidR="00D22BC4">
          <w:rPr>
            <w:rFonts w:eastAsiaTheme="minorEastAsia"/>
            <w:sz w:val="24"/>
            <w:szCs w:val="24"/>
          </w:rPr>
          <w:t xml:space="preserve">Equação </w:t>
        </w:r>
      </w:ins>
      <w:r>
        <w:rPr>
          <w:rFonts w:eastAsiaTheme="minorEastAsia"/>
          <w:sz w:val="24"/>
          <w:szCs w:val="24"/>
        </w:rPr>
        <w:t>XX – Fórmula usada para o cálculo de precisão</w:t>
      </w:r>
    </w:p>
    <w:p w14:paraId="1179A0F1" w14:textId="09E777DE" w:rsidR="000F0E5B" w:rsidRDefault="00126F3B">
      <w:pPr>
        <w:rPr>
          <w:rFonts w:eastAsiaTheme="minorEastAsia"/>
          <w:sz w:val="24"/>
          <w:szCs w:val="24"/>
        </w:rPr>
      </w:pPr>
      <w:r>
        <w:rPr>
          <w:rFonts w:eastAsiaTheme="minorEastAsia"/>
          <w:sz w:val="24"/>
          <w:szCs w:val="24"/>
        </w:rPr>
        <w:t xml:space="preserve">P </w:t>
      </w:r>
      <w:r w:rsidR="00FC6A1E">
        <w:rPr>
          <w:sz w:val="24"/>
          <w:szCs w:val="24"/>
        </w:rPr>
        <w:t xml:space="preserve">– </w:t>
      </w:r>
      <w:r>
        <w:rPr>
          <w:rFonts w:eastAsiaTheme="minorEastAsia"/>
          <w:sz w:val="24"/>
          <w:szCs w:val="24"/>
        </w:rPr>
        <w:t>Precisão</w:t>
      </w:r>
    </w:p>
    <w:p w14:paraId="021FE92A" w14:textId="40DB87E9" w:rsidR="000F0E5B" w:rsidRDefault="00126F3B">
      <w:pPr>
        <w:rPr>
          <w:rFonts w:eastAsiaTheme="minorEastAsia"/>
          <w:sz w:val="24"/>
          <w:szCs w:val="24"/>
        </w:rPr>
      </w:pPr>
      <w:r>
        <w:rPr>
          <w:rFonts w:eastAsiaTheme="minorEastAsia"/>
          <w:sz w:val="24"/>
          <w:szCs w:val="24"/>
        </w:rPr>
        <w:t xml:space="preserve">a </w:t>
      </w:r>
      <w:r w:rsidR="00FC6A1E">
        <w:rPr>
          <w:sz w:val="24"/>
          <w:szCs w:val="24"/>
        </w:rPr>
        <w:t xml:space="preserve">– </w:t>
      </w:r>
      <w:r>
        <w:rPr>
          <w:rFonts w:eastAsiaTheme="minorEastAsia"/>
          <w:sz w:val="24"/>
          <w:szCs w:val="24"/>
        </w:rPr>
        <w:t>Quantidade de reconhecimentos corretos</w:t>
      </w:r>
    </w:p>
    <w:p w14:paraId="1D4098CC" w14:textId="0B63A5A9" w:rsidR="000F0E5B" w:rsidRDefault="00126F3B">
      <w:pPr>
        <w:rPr>
          <w:rFonts w:eastAsiaTheme="minorEastAsia"/>
          <w:sz w:val="24"/>
          <w:szCs w:val="24"/>
        </w:rPr>
      </w:pPr>
      <w:r>
        <w:rPr>
          <w:rFonts w:eastAsiaTheme="minorEastAsia"/>
          <w:sz w:val="24"/>
          <w:szCs w:val="24"/>
        </w:rPr>
        <w:t xml:space="preserve">QR </w:t>
      </w:r>
      <w:r w:rsidR="00FC6A1E">
        <w:rPr>
          <w:sz w:val="24"/>
          <w:szCs w:val="24"/>
        </w:rPr>
        <w:t xml:space="preserve">– </w:t>
      </w:r>
      <w:r>
        <w:rPr>
          <w:rFonts w:eastAsiaTheme="minorEastAsia"/>
          <w:sz w:val="24"/>
          <w:szCs w:val="24"/>
        </w:rPr>
        <w:t>Quantidade de reconhecimentos feitos, incluindo acertos</w:t>
      </w:r>
      <w:r w:rsidR="0097164A">
        <w:rPr>
          <w:rFonts w:eastAsiaTheme="minorEastAsia"/>
          <w:sz w:val="24"/>
          <w:szCs w:val="24"/>
        </w:rPr>
        <w:t>,</w:t>
      </w:r>
      <w:r>
        <w:rPr>
          <w:rFonts w:eastAsiaTheme="minorEastAsia"/>
          <w:sz w:val="24"/>
          <w:szCs w:val="24"/>
        </w:rPr>
        <w:t xml:space="preserve"> falsos positivos</w:t>
      </w:r>
      <w:r w:rsidR="0097164A">
        <w:rPr>
          <w:rFonts w:eastAsiaTheme="minorEastAsia"/>
          <w:sz w:val="24"/>
          <w:szCs w:val="24"/>
        </w:rPr>
        <w:t xml:space="preserve"> e falsos negativos</w:t>
      </w:r>
      <w:r>
        <w:rPr>
          <w:rFonts w:eastAsiaTheme="minorEastAsia"/>
          <w:sz w:val="24"/>
          <w:szCs w:val="24"/>
        </w:rPr>
        <w:t>.</w:t>
      </w:r>
    </w:p>
    <w:p w14:paraId="1DDF50CE" w14:textId="77777777" w:rsidR="0097164A" w:rsidRDefault="00126F3B">
      <w:pPr>
        <w:rPr>
          <w:rFonts w:eastAsiaTheme="minorEastAsia"/>
          <w:sz w:val="24"/>
          <w:szCs w:val="24"/>
        </w:rPr>
      </w:pPr>
      <w:r>
        <w:rPr>
          <w:rFonts w:eastAsiaTheme="minorEastAsia"/>
          <w:sz w:val="24"/>
          <w:szCs w:val="24"/>
        </w:rPr>
        <w:t xml:space="preserve">A performance foi medida para cada indivíduo em ambos os algoritmos afim de fazer uma análise comparativa. </w:t>
      </w:r>
    </w:p>
    <w:p w14:paraId="75BF148E" w14:textId="77777777" w:rsidR="0097164A" w:rsidRDefault="0097164A">
      <w:pPr>
        <w:rPr>
          <w:rFonts w:eastAsiaTheme="minorEastAsia"/>
          <w:sz w:val="24"/>
          <w:szCs w:val="24"/>
        </w:rPr>
      </w:pPr>
    </w:p>
    <w:p w14:paraId="523287DA" w14:textId="1B2BAE01" w:rsidR="000F0E5B" w:rsidRDefault="00126F3B">
      <w:pPr>
        <w:rPr>
          <w:rFonts w:eastAsiaTheme="minorEastAsia"/>
          <w:sz w:val="24"/>
          <w:szCs w:val="24"/>
        </w:rPr>
      </w:pPr>
      <w:r>
        <w:rPr>
          <w:rFonts w:eastAsiaTheme="minorEastAsia"/>
          <w:sz w:val="24"/>
          <w:szCs w:val="24"/>
        </w:rPr>
        <w:t>A Tabela XX contém as porcentagens de acertos para ca</w:t>
      </w:r>
      <w:r w:rsidR="0097164A">
        <w:rPr>
          <w:rFonts w:eastAsiaTheme="minorEastAsia"/>
          <w:sz w:val="24"/>
          <w:szCs w:val="24"/>
        </w:rPr>
        <w:t>da pessoa estudada:</w:t>
      </w:r>
    </w:p>
    <w:p w14:paraId="70E1A20B" w14:textId="1B126228" w:rsidR="00FC6A1E" w:rsidRDefault="00FC6A1E">
      <w:pPr>
        <w:rPr>
          <w:rFonts w:eastAsiaTheme="minorEastAsia"/>
          <w:sz w:val="24"/>
          <w:szCs w:val="24"/>
        </w:rPr>
      </w:pPr>
    </w:p>
    <w:p w14:paraId="2B4C4A36" w14:textId="5694AE88" w:rsidR="00FC6A1E" w:rsidRDefault="00FC6A1E" w:rsidP="00FC6A1E">
      <w:pPr>
        <w:pStyle w:val="PargrafodaLista"/>
        <w:numPr>
          <w:ilvl w:val="0"/>
          <w:numId w:val="15"/>
        </w:numPr>
        <w:rPr>
          <w:rFonts w:eastAsiaTheme="minorEastAsia"/>
          <w:sz w:val="24"/>
          <w:szCs w:val="24"/>
        </w:rPr>
      </w:pPr>
      <w:r>
        <w:rPr>
          <w:rFonts w:eastAsiaTheme="minorEastAsia"/>
          <w:sz w:val="24"/>
          <w:szCs w:val="24"/>
        </w:rPr>
        <w:t>Indivíduo – Identificação do indivíduo na base de dados</w:t>
      </w:r>
    </w:p>
    <w:p w14:paraId="20F88BB2" w14:textId="5EF61187" w:rsidR="00FC6A1E" w:rsidRDefault="00FC6A1E" w:rsidP="00FC6A1E">
      <w:pPr>
        <w:pStyle w:val="PargrafodaLista"/>
        <w:numPr>
          <w:ilvl w:val="0"/>
          <w:numId w:val="15"/>
        </w:numPr>
        <w:rPr>
          <w:rFonts w:eastAsiaTheme="minorEastAsia"/>
          <w:sz w:val="24"/>
          <w:szCs w:val="24"/>
        </w:rPr>
      </w:pPr>
      <w:r>
        <w:rPr>
          <w:rFonts w:eastAsiaTheme="minorEastAsia"/>
          <w:sz w:val="24"/>
          <w:szCs w:val="24"/>
        </w:rPr>
        <w:t>Face Recognition – Porcentagem de acertos dos testes feitos utilizando a biblioteca Face Recognition</w:t>
      </w:r>
    </w:p>
    <w:p w14:paraId="4111B268" w14:textId="45DBB226" w:rsidR="00FC6A1E" w:rsidRDefault="00FC6A1E" w:rsidP="00697C3F">
      <w:pPr>
        <w:pStyle w:val="PargrafodaLista"/>
        <w:numPr>
          <w:ilvl w:val="0"/>
          <w:numId w:val="15"/>
        </w:numPr>
        <w:rPr>
          <w:rFonts w:eastAsiaTheme="minorEastAsia"/>
          <w:sz w:val="24"/>
          <w:szCs w:val="24"/>
        </w:rPr>
      </w:pPr>
      <w:r w:rsidRPr="00C03DA8">
        <w:rPr>
          <w:rFonts w:eastAsiaTheme="minorEastAsia"/>
          <w:sz w:val="24"/>
          <w:szCs w:val="24"/>
        </w:rPr>
        <w:t xml:space="preserve">OpenFace – Porcentagem de acertos dos testes feitos utilizando a biblioteca </w:t>
      </w:r>
      <w:r w:rsidR="00C03DA8">
        <w:rPr>
          <w:rFonts w:eastAsiaTheme="minorEastAsia"/>
          <w:sz w:val="24"/>
          <w:szCs w:val="24"/>
        </w:rPr>
        <w:t>OpenFace</w:t>
      </w:r>
    </w:p>
    <w:p w14:paraId="184E2995" w14:textId="77777777" w:rsidR="00C03DA8" w:rsidRPr="00C03DA8" w:rsidRDefault="00C03DA8" w:rsidP="00C03DA8">
      <w:pPr>
        <w:pStyle w:val="PargrafodaLista"/>
        <w:rPr>
          <w:rFonts w:eastAsiaTheme="minorEastAsia"/>
          <w:sz w:val="24"/>
          <w:szCs w:val="24"/>
        </w:rPr>
      </w:pPr>
    </w:p>
    <w:tbl>
      <w:tblPr>
        <w:tblW w:w="0" w:type="auto"/>
        <w:jc w:val="center"/>
        <w:tblBorders>
          <w:bottom w:val="single" w:sz="4" w:space="0" w:color="000000"/>
          <w:insideH w:val="single" w:sz="4" w:space="0" w:color="000000"/>
        </w:tblBorders>
        <w:tblLayout w:type="fixed"/>
        <w:tblCellMar>
          <w:left w:w="70" w:type="dxa"/>
          <w:right w:w="70" w:type="dxa"/>
        </w:tblCellMar>
        <w:tblLook w:val="04A0" w:firstRow="1" w:lastRow="0" w:firstColumn="1" w:lastColumn="0" w:noHBand="0" w:noVBand="1"/>
      </w:tblPr>
      <w:tblGrid>
        <w:gridCol w:w="1168"/>
        <w:gridCol w:w="1400"/>
        <w:gridCol w:w="1208"/>
      </w:tblGrid>
      <w:tr w:rsidR="000F0E5B" w14:paraId="1A6E7FD5" w14:textId="77777777" w:rsidTr="00CF7B48">
        <w:trPr>
          <w:trHeight w:val="585"/>
          <w:jc w:val="center"/>
        </w:trPr>
        <w:tc>
          <w:tcPr>
            <w:tcW w:w="1168" w:type="dxa"/>
            <w:vMerge w:val="restart"/>
            <w:tcBorders>
              <w:bottom w:val="single" w:sz="4" w:space="0" w:color="000000"/>
            </w:tcBorders>
            <w:shd w:val="clear" w:color="000000" w:fill="000000"/>
            <w:vAlign w:val="center"/>
          </w:tcPr>
          <w:p w14:paraId="77929A72" w14:textId="77777777" w:rsidR="000F0E5B" w:rsidRDefault="00126F3B" w:rsidP="00FC6A1E">
            <w:pPr>
              <w:jc w:val="center"/>
              <w:rPr>
                <w:b/>
                <w:bCs/>
                <w:color w:val="FFFFFF"/>
                <w:sz w:val="24"/>
                <w:szCs w:val="24"/>
                <w:lang w:eastAsia="pt-BR"/>
              </w:rPr>
            </w:pPr>
            <w:r>
              <w:rPr>
                <w:b/>
                <w:bCs/>
                <w:color w:val="FFFFFF"/>
                <w:sz w:val="24"/>
                <w:szCs w:val="24"/>
                <w:lang w:eastAsia="pt-BR"/>
              </w:rPr>
              <w:t>Indivíduo</w:t>
            </w:r>
          </w:p>
        </w:tc>
        <w:tc>
          <w:tcPr>
            <w:tcW w:w="1400" w:type="dxa"/>
            <w:shd w:val="clear" w:color="000000" w:fill="000000"/>
            <w:vAlign w:val="center"/>
          </w:tcPr>
          <w:p w14:paraId="4E3C08F7"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t>Recognition</w:t>
            </w:r>
          </w:p>
        </w:tc>
        <w:tc>
          <w:tcPr>
            <w:tcW w:w="1208" w:type="dxa"/>
            <w:shd w:val="clear" w:color="000000" w:fill="000000"/>
            <w:vAlign w:val="center"/>
          </w:tcPr>
          <w:p w14:paraId="7030C7D1" w14:textId="77777777" w:rsidR="000F0E5B" w:rsidRDefault="00126F3B">
            <w:pPr>
              <w:rPr>
                <w:b/>
                <w:bCs/>
                <w:color w:val="FFFFFF"/>
                <w:sz w:val="24"/>
                <w:szCs w:val="24"/>
                <w:lang w:eastAsia="pt-BR"/>
              </w:rPr>
            </w:pPr>
            <w:r>
              <w:rPr>
                <w:b/>
                <w:bCs/>
                <w:color w:val="FFFFFF"/>
                <w:sz w:val="24"/>
                <w:szCs w:val="24"/>
                <w:lang w:eastAsia="pt-BR"/>
              </w:rPr>
              <w:t>OpenFace</w:t>
            </w:r>
          </w:p>
        </w:tc>
      </w:tr>
      <w:tr w:rsidR="000F0E5B" w14:paraId="49BC95F6" w14:textId="77777777" w:rsidTr="00CF7B48">
        <w:trPr>
          <w:trHeight w:val="299"/>
          <w:jc w:val="center"/>
        </w:trPr>
        <w:tc>
          <w:tcPr>
            <w:tcW w:w="1168" w:type="dxa"/>
            <w:vMerge/>
            <w:tcBorders>
              <w:bottom w:val="single" w:sz="4" w:space="0" w:color="000000"/>
            </w:tcBorders>
            <w:shd w:val="clear" w:color="auto" w:fill="auto"/>
            <w:vAlign w:val="center"/>
          </w:tcPr>
          <w:p w14:paraId="1C2ADF3B" w14:textId="77777777" w:rsidR="000F0E5B" w:rsidRDefault="000F0E5B">
            <w:pPr>
              <w:rPr>
                <w:b/>
                <w:bCs/>
                <w:color w:val="FFFFFF"/>
                <w:sz w:val="24"/>
                <w:szCs w:val="24"/>
                <w:lang w:eastAsia="pt-BR"/>
              </w:rPr>
            </w:pPr>
          </w:p>
        </w:tc>
        <w:tc>
          <w:tcPr>
            <w:tcW w:w="2608" w:type="dxa"/>
            <w:gridSpan w:val="2"/>
            <w:tcBorders>
              <w:top w:val="single" w:sz="8" w:space="0" w:color="000000"/>
              <w:left w:val="single" w:sz="8" w:space="0" w:color="000000"/>
              <w:bottom w:val="single" w:sz="8" w:space="0" w:color="000000"/>
              <w:right w:val="single" w:sz="8" w:space="0" w:color="000000"/>
            </w:tcBorders>
            <w:shd w:val="clear" w:color="000000" w:fill="808080"/>
            <w:vAlign w:val="center"/>
          </w:tcPr>
          <w:p w14:paraId="33C28D89" w14:textId="77777777" w:rsidR="000F0E5B" w:rsidRDefault="00126F3B">
            <w:pPr>
              <w:jc w:val="center"/>
              <w:rPr>
                <w:b/>
                <w:bCs/>
                <w:color w:val="FFFFFF"/>
                <w:sz w:val="24"/>
                <w:szCs w:val="24"/>
                <w:lang w:eastAsia="pt-BR"/>
              </w:rPr>
            </w:pPr>
            <w:r>
              <w:rPr>
                <w:b/>
                <w:bCs/>
                <w:color w:val="FFFFFF"/>
                <w:sz w:val="24"/>
                <w:szCs w:val="24"/>
                <w:lang w:eastAsia="pt-BR"/>
              </w:rPr>
              <w:t>Precisão</w:t>
            </w:r>
          </w:p>
        </w:tc>
      </w:tr>
      <w:tr w:rsidR="00697C3F" w14:paraId="5C0F232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62D1EC5C" w14:textId="77777777" w:rsidR="00697C3F" w:rsidRDefault="00697C3F" w:rsidP="00697C3F">
            <w:pPr>
              <w:jc w:val="center"/>
              <w:rPr>
                <w:color w:val="000000"/>
                <w:sz w:val="24"/>
                <w:szCs w:val="24"/>
                <w:lang w:eastAsia="pt-BR"/>
              </w:rPr>
            </w:pPr>
            <w:r>
              <w:rPr>
                <w:color w:val="000000"/>
                <w:sz w:val="24"/>
                <w:szCs w:val="24"/>
                <w:lang w:eastAsia="pt-BR"/>
              </w:rPr>
              <w:t>1</w:t>
            </w:r>
          </w:p>
        </w:tc>
        <w:tc>
          <w:tcPr>
            <w:tcW w:w="1400" w:type="dxa"/>
            <w:tcBorders>
              <w:bottom w:val="single" w:sz="4" w:space="0" w:color="000000"/>
              <w:right w:val="single" w:sz="8" w:space="0" w:color="000000"/>
            </w:tcBorders>
            <w:shd w:val="clear" w:color="auto" w:fill="auto"/>
            <w:vAlign w:val="bottom"/>
          </w:tcPr>
          <w:p w14:paraId="2A657824" w14:textId="55CFF404" w:rsidR="00697C3F" w:rsidRPr="00697C3F" w:rsidRDefault="00697C3F" w:rsidP="00697C3F">
            <w:pPr>
              <w:jc w:val="center"/>
              <w:rPr>
                <w:color w:val="000000"/>
                <w:sz w:val="24"/>
                <w:szCs w:val="24"/>
                <w:lang w:eastAsia="pt-BR"/>
              </w:rPr>
            </w:pPr>
            <w:r w:rsidRPr="00697C3F">
              <w:rPr>
                <w:color w:val="000000"/>
                <w:sz w:val="24"/>
              </w:rPr>
              <w:t>0,538462</w:t>
            </w:r>
          </w:p>
        </w:tc>
        <w:tc>
          <w:tcPr>
            <w:tcW w:w="1208" w:type="dxa"/>
            <w:tcBorders>
              <w:bottom w:val="single" w:sz="4" w:space="0" w:color="000000"/>
              <w:right w:val="single" w:sz="8" w:space="0" w:color="000000"/>
            </w:tcBorders>
            <w:shd w:val="clear" w:color="auto" w:fill="auto"/>
            <w:vAlign w:val="bottom"/>
          </w:tcPr>
          <w:p w14:paraId="11BEB414" w14:textId="0BE097A4" w:rsidR="00697C3F" w:rsidRPr="0097164A" w:rsidRDefault="00697C3F" w:rsidP="00697C3F">
            <w:pPr>
              <w:jc w:val="center"/>
              <w:rPr>
                <w:color w:val="000000"/>
                <w:sz w:val="24"/>
                <w:szCs w:val="24"/>
                <w:lang w:eastAsia="pt-BR"/>
              </w:rPr>
            </w:pPr>
            <w:r w:rsidRPr="0097164A">
              <w:rPr>
                <w:color w:val="000000"/>
                <w:sz w:val="24"/>
              </w:rPr>
              <w:t>0,714286</w:t>
            </w:r>
          </w:p>
        </w:tc>
      </w:tr>
      <w:tr w:rsidR="00697C3F" w14:paraId="2DD7F93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BC5733A" w14:textId="77777777" w:rsidR="00697C3F" w:rsidRDefault="00697C3F" w:rsidP="00697C3F">
            <w:pPr>
              <w:jc w:val="center"/>
              <w:rPr>
                <w:color w:val="000000"/>
                <w:sz w:val="24"/>
                <w:szCs w:val="24"/>
                <w:lang w:eastAsia="pt-BR"/>
              </w:rPr>
            </w:pPr>
            <w:r>
              <w:rPr>
                <w:color w:val="000000"/>
                <w:sz w:val="24"/>
                <w:szCs w:val="24"/>
                <w:lang w:eastAsia="pt-BR"/>
              </w:rPr>
              <w:t>2</w:t>
            </w:r>
          </w:p>
        </w:tc>
        <w:tc>
          <w:tcPr>
            <w:tcW w:w="1400" w:type="dxa"/>
            <w:tcBorders>
              <w:bottom w:val="single" w:sz="4" w:space="0" w:color="000000"/>
              <w:right w:val="single" w:sz="8" w:space="0" w:color="000000"/>
            </w:tcBorders>
            <w:shd w:val="clear" w:color="auto" w:fill="auto"/>
            <w:vAlign w:val="bottom"/>
          </w:tcPr>
          <w:p w14:paraId="70E257E7" w14:textId="6088D4A6" w:rsidR="00697C3F" w:rsidRPr="00697C3F" w:rsidRDefault="00697C3F" w:rsidP="00697C3F">
            <w:pPr>
              <w:jc w:val="center"/>
              <w:rPr>
                <w:color w:val="000000"/>
                <w:sz w:val="24"/>
                <w:szCs w:val="24"/>
                <w:lang w:eastAsia="pt-BR"/>
              </w:rPr>
            </w:pPr>
            <w:r w:rsidRPr="00697C3F">
              <w:rPr>
                <w:color w:val="000000"/>
                <w:sz w:val="24"/>
              </w:rPr>
              <w:t>0,5</w:t>
            </w:r>
          </w:p>
        </w:tc>
        <w:tc>
          <w:tcPr>
            <w:tcW w:w="1208" w:type="dxa"/>
            <w:tcBorders>
              <w:bottom w:val="single" w:sz="4" w:space="0" w:color="000000"/>
              <w:right w:val="single" w:sz="8" w:space="0" w:color="000000"/>
            </w:tcBorders>
            <w:shd w:val="clear" w:color="auto" w:fill="auto"/>
            <w:vAlign w:val="bottom"/>
          </w:tcPr>
          <w:p w14:paraId="36531EF9" w14:textId="4EEC229D" w:rsidR="00697C3F" w:rsidRPr="0097164A" w:rsidRDefault="00697C3F" w:rsidP="00697C3F">
            <w:pPr>
              <w:jc w:val="center"/>
              <w:rPr>
                <w:color w:val="000000"/>
                <w:sz w:val="24"/>
                <w:szCs w:val="24"/>
                <w:lang w:eastAsia="pt-BR"/>
              </w:rPr>
            </w:pPr>
            <w:r w:rsidRPr="0097164A">
              <w:rPr>
                <w:color w:val="000000"/>
                <w:sz w:val="24"/>
              </w:rPr>
              <w:t>1</w:t>
            </w:r>
          </w:p>
        </w:tc>
      </w:tr>
      <w:tr w:rsidR="00697C3F" w14:paraId="5245131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5180AD1D" w14:textId="77777777" w:rsidR="00697C3F" w:rsidRDefault="00697C3F" w:rsidP="00697C3F">
            <w:pPr>
              <w:jc w:val="center"/>
              <w:rPr>
                <w:color w:val="000000"/>
                <w:sz w:val="24"/>
                <w:szCs w:val="24"/>
                <w:lang w:eastAsia="pt-BR"/>
              </w:rPr>
            </w:pPr>
            <w:r>
              <w:rPr>
                <w:color w:val="000000"/>
                <w:sz w:val="24"/>
                <w:szCs w:val="24"/>
                <w:lang w:eastAsia="pt-BR"/>
              </w:rPr>
              <w:t>3</w:t>
            </w:r>
          </w:p>
        </w:tc>
        <w:tc>
          <w:tcPr>
            <w:tcW w:w="1400" w:type="dxa"/>
            <w:tcBorders>
              <w:bottom w:val="single" w:sz="4" w:space="0" w:color="000000"/>
              <w:right w:val="single" w:sz="8" w:space="0" w:color="000000"/>
            </w:tcBorders>
            <w:shd w:val="clear" w:color="auto" w:fill="auto"/>
            <w:vAlign w:val="bottom"/>
          </w:tcPr>
          <w:p w14:paraId="507E0E39" w14:textId="1288473D"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0EF46EA3" w14:textId="0BC38B68" w:rsidR="00697C3F" w:rsidRPr="0097164A" w:rsidRDefault="00697C3F" w:rsidP="00697C3F">
            <w:pPr>
              <w:jc w:val="center"/>
              <w:rPr>
                <w:color w:val="000000"/>
                <w:sz w:val="24"/>
                <w:szCs w:val="24"/>
                <w:lang w:eastAsia="pt-BR"/>
              </w:rPr>
            </w:pPr>
            <w:r w:rsidRPr="0097164A">
              <w:rPr>
                <w:color w:val="000000"/>
                <w:sz w:val="24"/>
              </w:rPr>
              <w:t>0,4</w:t>
            </w:r>
          </w:p>
        </w:tc>
      </w:tr>
      <w:tr w:rsidR="00697C3F" w14:paraId="1F54AA7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EFA5C2E" w14:textId="77777777" w:rsidR="00697C3F" w:rsidRDefault="00697C3F" w:rsidP="00697C3F">
            <w:pPr>
              <w:jc w:val="center"/>
              <w:rPr>
                <w:color w:val="000000"/>
                <w:sz w:val="24"/>
                <w:szCs w:val="24"/>
                <w:lang w:eastAsia="pt-BR"/>
              </w:rPr>
            </w:pPr>
            <w:r>
              <w:rPr>
                <w:color w:val="000000"/>
                <w:sz w:val="24"/>
                <w:szCs w:val="24"/>
                <w:lang w:eastAsia="pt-BR"/>
              </w:rPr>
              <w:t>4</w:t>
            </w:r>
          </w:p>
        </w:tc>
        <w:tc>
          <w:tcPr>
            <w:tcW w:w="1400" w:type="dxa"/>
            <w:tcBorders>
              <w:bottom w:val="single" w:sz="4" w:space="0" w:color="000000"/>
              <w:right w:val="single" w:sz="8" w:space="0" w:color="000000"/>
            </w:tcBorders>
            <w:shd w:val="clear" w:color="auto" w:fill="auto"/>
            <w:vAlign w:val="bottom"/>
          </w:tcPr>
          <w:p w14:paraId="25AF3019" w14:textId="53DEC813" w:rsidR="00697C3F" w:rsidRPr="00697C3F" w:rsidRDefault="00697C3F" w:rsidP="00697C3F">
            <w:pPr>
              <w:jc w:val="center"/>
              <w:rPr>
                <w:color w:val="000000"/>
                <w:sz w:val="24"/>
                <w:szCs w:val="24"/>
                <w:lang w:eastAsia="pt-BR"/>
              </w:rPr>
            </w:pPr>
            <w:r w:rsidRPr="00697C3F">
              <w:rPr>
                <w:color w:val="000000"/>
                <w:sz w:val="24"/>
              </w:rPr>
              <w:t>0,8</w:t>
            </w:r>
          </w:p>
        </w:tc>
        <w:tc>
          <w:tcPr>
            <w:tcW w:w="1208" w:type="dxa"/>
            <w:tcBorders>
              <w:bottom w:val="single" w:sz="4" w:space="0" w:color="000000"/>
              <w:right w:val="single" w:sz="8" w:space="0" w:color="000000"/>
            </w:tcBorders>
            <w:shd w:val="clear" w:color="auto" w:fill="auto"/>
            <w:vAlign w:val="bottom"/>
          </w:tcPr>
          <w:p w14:paraId="4CD4EB53" w14:textId="78A4C343" w:rsidR="00697C3F" w:rsidRPr="0097164A" w:rsidRDefault="00697C3F" w:rsidP="00697C3F">
            <w:pPr>
              <w:jc w:val="center"/>
              <w:rPr>
                <w:color w:val="000000"/>
                <w:sz w:val="24"/>
                <w:szCs w:val="24"/>
                <w:lang w:eastAsia="pt-BR"/>
              </w:rPr>
            </w:pPr>
            <w:r w:rsidRPr="0097164A">
              <w:rPr>
                <w:color w:val="000000"/>
                <w:sz w:val="24"/>
              </w:rPr>
              <w:t>0,6</w:t>
            </w:r>
          </w:p>
        </w:tc>
      </w:tr>
      <w:tr w:rsidR="00697C3F" w14:paraId="37C14B72" w14:textId="77777777" w:rsidTr="00CF7B48">
        <w:trPr>
          <w:trHeight w:val="299"/>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E1D675D" w14:textId="77777777" w:rsidR="00697C3F" w:rsidRDefault="00697C3F" w:rsidP="00697C3F">
            <w:pPr>
              <w:jc w:val="center"/>
              <w:rPr>
                <w:color w:val="000000"/>
                <w:sz w:val="24"/>
                <w:szCs w:val="24"/>
                <w:lang w:eastAsia="pt-BR"/>
              </w:rPr>
            </w:pPr>
            <w:r>
              <w:rPr>
                <w:color w:val="000000"/>
                <w:sz w:val="24"/>
                <w:szCs w:val="24"/>
                <w:lang w:eastAsia="pt-BR"/>
              </w:rPr>
              <w:t>5</w:t>
            </w:r>
          </w:p>
        </w:tc>
        <w:tc>
          <w:tcPr>
            <w:tcW w:w="1400" w:type="dxa"/>
            <w:tcBorders>
              <w:bottom w:val="single" w:sz="4" w:space="0" w:color="000000"/>
              <w:right w:val="single" w:sz="8" w:space="0" w:color="000000"/>
            </w:tcBorders>
            <w:shd w:val="clear" w:color="auto" w:fill="auto"/>
            <w:vAlign w:val="bottom"/>
          </w:tcPr>
          <w:p w14:paraId="1913081F" w14:textId="4FFE7B25"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0A2B3C9F" w14:textId="38BD9E54" w:rsidR="00697C3F" w:rsidRPr="0097164A" w:rsidRDefault="00697C3F" w:rsidP="00697C3F">
            <w:pPr>
              <w:jc w:val="center"/>
              <w:rPr>
                <w:color w:val="000000"/>
                <w:sz w:val="24"/>
                <w:szCs w:val="24"/>
                <w:lang w:eastAsia="pt-BR"/>
              </w:rPr>
            </w:pPr>
            <w:r w:rsidRPr="0097164A">
              <w:rPr>
                <w:color w:val="000000"/>
                <w:sz w:val="24"/>
              </w:rPr>
              <w:t>0,2</w:t>
            </w:r>
          </w:p>
        </w:tc>
      </w:tr>
      <w:tr w:rsidR="00697C3F" w14:paraId="7A6F501F" w14:textId="77777777" w:rsidTr="00CF7B48">
        <w:trPr>
          <w:trHeight w:val="278"/>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D782A49" w14:textId="77777777" w:rsidR="00697C3F" w:rsidRDefault="00697C3F" w:rsidP="00697C3F">
            <w:pPr>
              <w:jc w:val="center"/>
              <w:rPr>
                <w:color w:val="000000"/>
                <w:sz w:val="24"/>
                <w:szCs w:val="24"/>
                <w:lang w:eastAsia="pt-BR"/>
              </w:rPr>
            </w:pPr>
            <w:r>
              <w:rPr>
                <w:color w:val="000000"/>
                <w:sz w:val="24"/>
                <w:szCs w:val="24"/>
                <w:lang w:eastAsia="pt-BR"/>
              </w:rPr>
              <w:t>6</w:t>
            </w:r>
          </w:p>
        </w:tc>
        <w:tc>
          <w:tcPr>
            <w:tcW w:w="1400" w:type="dxa"/>
            <w:tcBorders>
              <w:bottom w:val="single" w:sz="4" w:space="0" w:color="000000"/>
              <w:right w:val="single" w:sz="8" w:space="0" w:color="000000"/>
            </w:tcBorders>
            <w:shd w:val="clear" w:color="auto" w:fill="auto"/>
            <w:vAlign w:val="bottom"/>
          </w:tcPr>
          <w:p w14:paraId="55FAEC23" w14:textId="1EA733BF" w:rsidR="00697C3F" w:rsidRPr="00697C3F" w:rsidRDefault="00697C3F" w:rsidP="00697C3F">
            <w:pPr>
              <w:jc w:val="center"/>
              <w:rPr>
                <w:color w:val="000000"/>
                <w:sz w:val="24"/>
                <w:szCs w:val="24"/>
                <w:lang w:eastAsia="pt-BR"/>
              </w:rPr>
            </w:pPr>
            <w:r w:rsidRPr="00697C3F">
              <w:rPr>
                <w:color w:val="000000"/>
                <w:sz w:val="24"/>
              </w:rPr>
              <w:t>0,363636</w:t>
            </w:r>
          </w:p>
        </w:tc>
        <w:tc>
          <w:tcPr>
            <w:tcW w:w="1208" w:type="dxa"/>
            <w:tcBorders>
              <w:bottom w:val="single" w:sz="4" w:space="0" w:color="000000"/>
              <w:right w:val="single" w:sz="8" w:space="0" w:color="000000"/>
            </w:tcBorders>
            <w:shd w:val="clear" w:color="auto" w:fill="auto"/>
            <w:vAlign w:val="bottom"/>
          </w:tcPr>
          <w:p w14:paraId="1641EEB5" w14:textId="27008CEA" w:rsidR="00697C3F" w:rsidRPr="0097164A" w:rsidRDefault="00697C3F" w:rsidP="00697C3F">
            <w:pPr>
              <w:jc w:val="center"/>
              <w:rPr>
                <w:color w:val="000000"/>
                <w:sz w:val="24"/>
                <w:szCs w:val="24"/>
                <w:lang w:eastAsia="pt-BR"/>
              </w:rPr>
            </w:pPr>
            <w:r w:rsidRPr="0097164A">
              <w:rPr>
                <w:color w:val="000000"/>
                <w:sz w:val="24"/>
              </w:rPr>
              <w:t>0,6</w:t>
            </w:r>
          </w:p>
        </w:tc>
      </w:tr>
      <w:tr w:rsidR="00697C3F" w14:paraId="66E00E9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1B61A236" w14:textId="77777777" w:rsidR="00697C3F" w:rsidRDefault="00697C3F" w:rsidP="00697C3F">
            <w:pPr>
              <w:jc w:val="center"/>
              <w:rPr>
                <w:color w:val="000000"/>
                <w:sz w:val="24"/>
                <w:szCs w:val="24"/>
                <w:lang w:eastAsia="pt-BR"/>
              </w:rPr>
            </w:pPr>
            <w:r>
              <w:rPr>
                <w:color w:val="000000"/>
                <w:sz w:val="24"/>
                <w:szCs w:val="24"/>
                <w:lang w:eastAsia="pt-BR"/>
              </w:rPr>
              <w:t>7</w:t>
            </w:r>
          </w:p>
        </w:tc>
        <w:tc>
          <w:tcPr>
            <w:tcW w:w="1400" w:type="dxa"/>
            <w:tcBorders>
              <w:bottom w:val="single" w:sz="4" w:space="0" w:color="000000"/>
              <w:right w:val="single" w:sz="8" w:space="0" w:color="000000"/>
            </w:tcBorders>
            <w:shd w:val="clear" w:color="auto" w:fill="auto"/>
            <w:vAlign w:val="bottom"/>
          </w:tcPr>
          <w:p w14:paraId="0B98A94B" w14:textId="2D58A1C8" w:rsidR="00697C3F" w:rsidRPr="00697C3F" w:rsidRDefault="00697C3F" w:rsidP="00697C3F">
            <w:pPr>
              <w:jc w:val="center"/>
              <w:rPr>
                <w:color w:val="000000"/>
                <w:sz w:val="24"/>
                <w:szCs w:val="24"/>
                <w:lang w:eastAsia="pt-BR"/>
              </w:rPr>
            </w:pPr>
            <w:r w:rsidRPr="00697C3F">
              <w:rPr>
                <w:color w:val="000000"/>
                <w:sz w:val="24"/>
              </w:rPr>
              <w:t>0,375</w:t>
            </w:r>
          </w:p>
        </w:tc>
        <w:tc>
          <w:tcPr>
            <w:tcW w:w="1208" w:type="dxa"/>
            <w:tcBorders>
              <w:bottom w:val="single" w:sz="4" w:space="0" w:color="000000"/>
              <w:right w:val="single" w:sz="8" w:space="0" w:color="000000"/>
            </w:tcBorders>
            <w:shd w:val="clear" w:color="auto" w:fill="auto"/>
            <w:vAlign w:val="bottom"/>
          </w:tcPr>
          <w:p w14:paraId="7AA35425" w14:textId="0E3E9C81" w:rsidR="00697C3F" w:rsidRPr="0097164A" w:rsidRDefault="00697C3F" w:rsidP="00697C3F">
            <w:pPr>
              <w:jc w:val="center"/>
              <w:rPr>
                <w:color w:val="000000"/>
                <w:sz w:val="24"/>
                <w:szCs w:val="24"/>
                <w:lang w:eastAsia="pt-BR"/>
              </w:rPr>
            </w:pPr>
            <w:r w:rsidRPr="0097164A">
              <w:rPr>
                <w:color w:val="000000"/>
                <w:sz w:val="24"/>
              </w:rPr>
              <w:t>0,25</w:t>
            </w:r>
          </w:p>
        </w:tc>
      </w:tr>
      <w:tr w:rsidR="00697C3F" w14:paraId="292D0072"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C9CC080" w14:textId="77777777" w:rsidR="00697C3F" w:rsidRDefault="00697C3F" w:rsidP="00697C3F">
            <w:pPr>
              <w:jc w:val="center"/>
              <w:rPr>
                <w:color w:val="000000"/>
                <w:sz w:val="24"/>
                <w:szCs w:val="24"/>
                <w:lang w:eastAsia="pt-BR"/>
              </w:rPr>
            </w:pPr>
            <w:r>
              <w:rPr>
                <w:color w:val="000000"/>
                <w:sz w:val="24"/>
                <w:szCs w:val="24"/>
                <w:lang w:eastAsia="pt-BR"/>
              </w:rPr>
              <w:t>8</w:t>
            </w:r>
          </w:p>
        </w:tc>
        <w:tc>
          <w:tcPr>
            <w:tcW w:w="1400" w:type="dxa"/>
            <w:tcBorders>
              <w:bottom w:val="single" w:sz="4" w:space="0" w:color="000000"/>
              <w:right w:val="single" w:sz="8" w:space="0" w:color="000000"/>
            </w:tcBorders>
            <w:shd w:val="clear" w:color="auto" w:fill="auto"/>
            <w:vAlign w:val="bottom"/>
          </w:tcPr>
          <w:p w14:paraId="6491BBD3" w14:textId="7BFA5C11"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45DF78E0" w14:textId="0623FE0B" w:rsidR="00697C3F" w:rsidRPr="0097164A" w:rsidRDefault="00697C3F" w:rsidP="00697C3F">
            <w:pPr>
              <w:jc w:val="center"/>
              <w:rPr>
                <w:color w:val="000000"/>
                <w:sz w:val="24"/>
                <w:szCs w:val="24"/>
                <w:lang w:eastAsia="pt-BR"/>
              </w:rPr>
            </w:pPr>
            <w:r w:rsidRPr="0097164A">
              <w:rPr>
                <w:color w:val="000000"/>
                <w:sz w:val="24"/>
              </w:rPr>
              <w:t>0,6</w:t>
            </w:r>
          </w:p>
        </w:tc>
      </w:tr>
      <w:tr w:rsidR="00697C3F" w14:paraId="0F7FEF07"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E76CB70" w14:textId="77777777" w:rsidR="00697C3F" w:rsidRDefault="00697C3F" w:rsidP="00697C3F">
            <w:pPr>
              <w:jc w:val="center"/>
              <w:rPr>
                <w:color w:val="000000"/>
                <w:sz w:val="24"/>
                <w:szCs w:val="24"/>
                <w:lang w:eastAsia="pt-BR"/>
              </w:rPr>
            </w:pPr>
            <w:r>
              <w:rPr>
                <w:color w:val="000000"/>
                <w:sz w:val="24"/>
                <w:szCs w:val="24"/>
                <w:lang w:eastAsia="pt-BR"/>
              </w:rPr>
              <w:lastRenderedPageBreak/>
              <w:t>9</w:t>
            </w:r>
          </w:p>
        </w:tc>
        <w:tc>
          <w:tcPr>
            <w:tcW w:w="1400" w:type="dxa"/>
            <w:tcBorders>
              <w:bottom w:val="single" w:sz="4" w:space="0" w:color="000000"/>
              <w:right w:val="single" w:sz="8" w:space="0" w:color="000000"/>
            </w:tcBorders>
            <w:shd w:val="clear" w:color="auto" w:fill="auto"/>
            <w:vAlign w:val="bottom"/>
          </w:tcPr>
          <w:p w14:paraId="6E67601A" w14:textId="0E19093C" w:rsidR="00697C3F" w:rsidRPr="00697C3F" w:rsidRDefault="00697C3F" w:rsidP="00697C3F">
            <w:pPr>
              <w:jc w:val="center"/>
              <w:rPr>
                <w:color w:val="000000"/>
                <w:sz w:val="24"/>
                <w:szCs w:val="24"/>
                <w:lang w:eastAsia="pt-BR"/>
              </w:rPr>
            </w:pPr>
            <w:r w:rsidRPr="00697C3F">
              <w:rPr>
                <w:color w:val="000000"/>
                <w:sz w:val="24"/>
              </w:rPr>
              <w:t>0,75</w:t>
            </w:r>
          </w:p>
        </w:tc>
        <w:tc>
          <w:tcPr>
            <w:tcW w:w="1208" w:type="dxa"/>
            <w:tcBorders>
              <w:bottom w:val="single" w:sz="4" w:space="0" w:color="000000"/>
              <w:right w:val="single" w:sz="8" w:space="0" w:color="000000"/>
            </w:tcBorders>
            <w:shd w:val="clear" w:color="auto" w:fill="auto"/>
            <w:vAlign w:val="bottom"/>
          </w:tcPr>
          <w:p w14:paraId="0EDEAC2D" w14:textId="79843D68" w:rsidR="00697C3F" w:rsidRPr="0097164A" w:rsidRDefault="00697C3F" w:rsidP="00697C3F">
            <w:pPr>
              <w:jc w:val="center"/>
              <w:rPr>
                <w:color w:val="000000"/>
                <w:sz w:val="24"/>
                <w:szCs w:val="24"/>
                <w:lang w:eastAsia="pt-BR"/>
              </w:rPr>
            </w:pPr>
            <w:r w:rsidRPr="0097164A">
              <w:rPr>
                <w:color w:val="000000"/>
                <w:sz w:val="24"/>
              </w:rPr>
              <w:t>1</w:t>
            </w:r>
          </w:p>
        </w:tc>
      </w:tr>
      <w:tr w:rsidR="00697C3F" w14:paraId="1662D2D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A018741" w14:textId="77777777" w:rsidR="00697C3F" w:rsidRDefault="00697C3F" w:rsidP="00697C3F">
            <w:pPr>
              <w:jc w:val="center"/>
              <w:rPr>
                <w:color w:val="000000"/>
                <w:sz w:val="24"/>
                <w:szCs w:val="24"/>
                <w:lang w:eastAsia="pt-BR"/>
              </w:rPr>
            </w:pPr>
            <w:r>
              <w:rPr>
                <w:color w:val="000000"/>
                <w:sz w:val="24"/>
                <w:szCs w:val="24"/>
                <w:lang w:eastAsia="pt-BR"/>
              </w:rPr>
              <w:t>10</w:t>
            </w:r>
          </w:p>
        </w:tc>
        <w:tc>
          <w:tcPr>
            <w:tcW w:w="1400" w:type="dxa"/>
            <w:tcBorders>
              <w:bottom w:val="single" w:sz="4" w:space="0" w:color="000000"/>
              <w:right w:val="single" w:sz="8" w:space="0" w:color="000000"/>
            </w:tcBorders>
            <w:shd w:val="clear" w:color="auto" w:fill="auto"/>
            <w:vAlign w:val="bottom"/>
          </w:tcPr>
          <w:p w14:paraId="67AEACCA" w14:textId="6C836482" w:rsidR="00697C3F" w:rsidRPr="00697C3F" w:rsidRDefault="00697C3F" w:rsidP="00697C3F">
            <w:pPr>
              <w:jc w:val="center"/>
              <w:rPr>
                <w:color w:val="000000"/>
                <w:sz w:val="24"/>
                <w:szCs w:val="24"/>
                <w:lang w:eastAsia="pt-BR"/>
              </w:rPr>
            </w:pPr>
            <w:r w:rsidRPr="00697C3F">
              <w:rPr>
                <w:color w:val="000000"/>
                <w:sz w:val="24"/>
              </w:rPr>
              <w:t>0,6</w:t>
            </w:r>
          </w:p>
        </w:tc>
        <w:tc>
          <w:tcPr>
            <w:tcW w:w="1208" w:type="dxa"/>
            <w:tcBorders>
              <w:bottom w:val="single" w:sz="4" w:space="0" w:color="000000"/>
              <w:right w:val="single" w:sz="8" w:space="0" w:color="000000"/>
            </w:tcBorders>
            <w:shd w:val="clear" w:color="auto" w:fill="auto"/>
            <w:vAlign w:val="bottom"/>
          </w:tcPr>
          <w:p w14:paraId="3327BBF7" w14:textId="3FCBF881" w:rsidR="00697C3F" w:rsidRPr="0097164A" w:rsidRDefault="00697C3F" w:rsidP="00697C3F">
            <w:pPr>
              <w:jc w:val="center"/>
              <w:rPr>
                <w:color w:val="000000"/>
                <w:sz w:val="24"/>
                <w:szCs w:val="24"/>
                <w:lang w:eastAsia="pt-BR"/>
              </w:rPr>
            </w:pPr>
            <w:r w:rsidRPr="0097164A">
              <w:rPr>
                <w:color w:val="000000"/>
                <w:sz w:val="24"/>
              </w:rPr>
              <w:t>0,75</w:t>
            </w:r>
          </w:p>
        </w:tc>
      </w:tr>
      <w:tr w:rsidR="00697C3F" w14:paraId="5F52BAE3"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684043D8" w14:textId="77777777" w:rsidR="00697C3F" w:rsidRDefault="00697C3F" w:rsidP="00697C3F">
            <w:pPr>
              <w:jc w:val="center"/>
              <w:rPr>
                <w:color w:val="000000"/>
                <w:sz w:val="24"/>
                <w:szCs w:val="24"/>
                <w:lang w:eastAsia="pt-BR"/>
              </w:rPr>
            </w:pPr>
            <w:r>
              <w:rPr>
                <w:color w:val="000000"/>
                <w:sz w:val="24"/>
                <w:szCs w:val="24"/>
                <w:lang w:eastAsia="pt-BR"/>
              </w:rPr>
              <w:t>11</w:t>
            </w:r>
          </w:p>
        </w:tc>
        <w:tc>
          <w:tcPr>
            <w:tcW w:w="1400" w:type="dxa"/>
            <w:tcBorders>
              <w:bottom w:val="single" w:sz="4" w:space="0" w:color="000000"/>
              <w:right w:val="single" w:sz="8" w:space="0" w:color="000000"/>
            </w:tcBorders>
            <w:shd w:val="clear" w:color="auto" w:fill="auto"/>
            <w:vAlign w:val="bottom"/>
          </w:tcPr>
          <w:p w14:paraId="0477B454" w14:textId="14E7E637" w:rsidR="00697C3F" w:rsidRPr="00697C3F" w:rsidRDefault="00697C3F" w:rsidP="00697C3F">
            <w:pPr>
              <w:jc w:val="center"/>
              <w:rPr>
                <w:color w:val="000000"/>
                <w:sz w:val="24"/>
                <w:szCs w:val="24"/>
                <w:lang w:eastAsia="pt-BR"/>
              </w:rPr>
            </w:pPr>
            <w:r w:rsidRPr="00697C3F">
              <w:rPr>
                <w:color w:val="000000"/>
                <w:sz w:val="24"/>
              </w:rPr>
              <w:t>0,625</w:t>
            </w:r>
          </w:p>
        </w:tc>
        <w:tc>
          <w:tcPr>
            <w:tcW w:w="1208" w:type="dxa"/>
            <w:tcBorders>
              <w:bottom w:val="single" w:sz="4" w:space="0" w:color="000000"/>
              <w:right w:val="single" w:sz="8" w:space="0" w:color="000000"/>
            </w:tcBorders>
            <w:shd w:val="clear" w:color="auto" w:fill="auto"/>
            <w:vAlign w:val="bottom"/>
          </w:tcPr>
          <w:p w14:paraId="7F4D9B7B" w14:textId="70606AC7" w:rsidR="00697C3F" w:rsidRPr="0097164A" w:rsidRDefault="00697C3F" w:rsidP="00697C3F">
            <w:pPr>
              <w:jc w:val="center"/>
              <w:rPr>
                <w:color w:val="000000"/>
                <w:sz w:val="24"/>
                <w:szCs w:val="24"/>
                <w:lang w:eastAsia="pt-BR"/>
              </w:rPr>
            </w:pPr>
            <w:r w:rsidRPr="0097164A">
              <w:rPr>
                <w:color w:val="000000"/>
                <w:sz w:val="24"/>
              </w:rPr>
              <w:t>0,5</w:t>
            </w:r>
          </w:p>
        </w:tc>
      </w:tr>
      <w:tr w:rsidR="00697C3F" w14:paraId="2D525377"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3D88463" w14:textId="77777777" w:rsidR="00697C3F" w:rsidRDefault="00697C3F" w:rsidP="00697C3F">
            <w:pPr>
              <w:jc w:val="center"/>
              <w:rPr>
                <w:color w:val="000000"/>
                <w:sz w:val="24"/>
                <w:szCs w:val="24"/>
                <w:lang w:eastAsia="pt-BR"/>
              </w:rPr>
            </w:pPr>
            <w:r>
              <w:rPr>
                <w:color w:val="000000"/>
                <w:sz w:val="24"/>
                <w:szCs w:val="24"/>
                <w:lang w:eastAsia="pt-BR"/>
              </w:rPr>
              <w:t>12</w:t>
            </w:r>
          </w:p>
        </w:tc>
        <w:tc>
          <w:tcPr>
            <w:tcW w:w="1400" w:type="dxa"/>
            <w:tcBorders>
              <w:bottom w:val="single" w:sz="4" w:space="0" w:color="000000"/>
              <w:right w:val="single" w:sz="8" w:space="0" w:color="000000"/>
            </w:tcBorders>
            <w:shd w:val="clear" w:color="auto" w:fill="auto"/>
            <w:vAlign w:val="bottom"/>
          </w:tcPr>
          <w:p w14:paraId="245B8F5A" w14:textId="483BC7D6"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67972AD0" w14:textId="531D5156" w:rsidR="00697C3F" w:rsidRPr="0097164A" w:rsidRDefault="00697C3F" w:rsidP="00697C3F">
            <w:pPr>
              <w:jc w:val="center"/>
              <w:rPr>
                <w:color w:val="000000"/>
                <w:sz w:val="24"/>
                <w:szCs w:val="24"/>
                <w:lang w:eastAsia="pt-BR"/>
              </w:rPr>
            </w:pPr>
            <w:r w:rsidRPr="0097164A">
              <w:rPr>
                <w:color w:val="000000"/>
                <w:sz w:val="24"/>
              </w:rPr>
              <w:t>0,75</w:t>
            </w:r>
          </w:p>
        </w:tc>
      </w:tr>
      <w:tr w:rsidR="00697C3F" w14:paraId="2EC27D33"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A58D745" w14:textId="77777777" w:rsidR="00697C3F" w:rsidRDefault="00697C3F" w:rsidP="00697C3F">
            <w:pPr>
              <w:jc w:val="center"/>
              <w:rPr>
                <w:color w:val="000000"/>
                <w:sz w:val="24"/>
                <w:szCs w:val="24"/>
                <w:lang w:eastAsia="pt-BR"/>
              </w:rPr>
            </w:pPr>
            <w:r>
              <w:rPr>
                <w:color w:val="000000"/>
                <w:sz w:val="24"/>
                <w:szCs w:val="24"/>
                <w:lang w:eastAsia="pt-BR"/>
              </w:rPr>
              <w:t>13</w:t>
            </w:r>
          </w:p>
        </w:tc>
        <w:tc>
          <w:tcPr>
            <w:tcW w:w="1400" w:type="dxa"/>
            <w:tcBorders>
              <w:bottom w:val="single" w:sz="4" w:space="0" w:color="000000"/>
              <w:right w:val="single" w:sz="8" w:space="0" w:color="000000"/>
            </w:tcBorders>
            <w:shd w:val="clear" w:color="auto" w:fill="auto"/>
            <w:vAlign w:val="bottom"/>
          </w:tcPr>
          <w:p w14:paraId="4D474024" w14:textId="78B4D257" w:rsidR="00697C3F" w:rsidRPr="00697C3F" w:rsidRDefault="00697C3F" w:rsidP="00697C3F">
            <w:pPr>
              <w:jc w:val="center"/>
              <w:rPr>
                <w:color w:val="000000"/>
                <w:sz w:val="24"/>
                <w:szCs w:val="24"/>
                <w:lang w:eastAsia="pt-BR"/>
              </w:rPr>
            </w:pPr>
            <w:r w:rsidRPr="00697C3F">
              <w:rPr>
                <w:color w:val="000000"/>
                <w:sz w:val="24"/>
              </w:rPr>
              <w:t>0,833333</w:t>
            </w:r>
          </w:p>
        </w:tc>
        <w:tc>
          <w:tcPr>
            <w:tcW w:w="1208" w:type="dxa"/>
            <w:tcBorders>
              <w:bottom w:val="single" w:sz="4" w:space="0" w:color="000000"/>
              <w:right w:val="single" w:sz="8" w:space="0" w:color="000000"/>
            </w:tcBorders>
            <w:shd w:val="clear" w:color="auto" w:fill="auto"/>
            <w:vAlign w:val="bottom"/>
          </w:tcPr>
          <w:p w14:paraId="41748942" w14:textId="1C7CCB77" w:rsidR="00697C3F" w:rsidRPr="0097164A" w:rsidRDefault="00697C3F" w:rsidP="00697C3F">
            <w:pPr>
              <w:jc w:val="center"/>
              <w:rPr>
                <w:color w:val="000000"/>
                <w:sz w:val="24"/>
                <w:szCs w:val="24"/>
                <w:lang w:eastAsia="pt-BR"/>
              </w:rPr>
            </w:pPr>
            <w:r w:rsidRPr="0097164A">
              <w:rPr>
                <w:color w:val="000000"/>
                <w:sz w:val="24"/>
              </w:rPr>
              <w:t>0,5</w:t>
            </w:r>
          </w:p>
        </w:tc>
      </w:tr>
      <w:tr w:rsidR="00697C3F" w14:paraId="7949D964"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7649C74B" w14:textId="77777777" w:rsidR="00697C3F" w:rsidRDefault="00697C3F" w:rsidP="00697C3F">
            <w:pPr>
              <w:jc w:val="center"/>
              <w:rPr>
                <w:color w:val="000000"/>
                <w:sz w:val="24"/>
                <w:szCs w:val="24"/>
                <w:lang w:eastAsia="pt-BR"/>
              </w:rPr>
            </w:pPr>
            <w:r>
              <w:rPr>
                <w:color w:val="000000"/>
                <w:sz w:val="24"/>
                <w:szCs w:val="24"/>
                <w:lang w:eastAsia="pt-BR"/>
              </w:rPr>
              <w:t>14</w:t>
            </w:r>
          </w:p>
        </w:tc>
        <w:tc>
          <w:tcPr>
            <w:tcW w:w="1400" w:type="dxa"/>
            <w:tcBorders>
              <w:bottom w:val="single" w:sz="4" w:space="0" w:color="000000"/>
              <w:right w:val="single" w:sz="8" w:space="0" w:color="000000"/>
            </w:tcBorders>
            <w:shd w:val="clear" w:color="auto" w:fill="auto"/>
            <w:vAlign w:val="bottom"/>
          </w:tcPr>
          <w:p w14:paraId="076F8A2D" w14:textId="4105FFE2"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5D1492A0" w14:textId="7520FBB4"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1A43FEBC"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2125C64B" w14:textId="77777777" w:rsidR="00697C3F" w:rsidRDefault="00697C3F" w:rsidP="00697C3F">
            <w:pPr>
              <w:jc w:val="center"/>
              <w:rPr>
                <w:color w:val="000000"/>
                <w:sz w:val="24"/>
                <w:szCs w:val="24"/>
                <w:lang w:eastAsia="pt-BR"/>
              </w:rPr>
            </w:pPr>
            <w:r>
              <w:rPr>
                <w:color w:val="000000"/>
                <w:sz w:val="24"/>
                <w:szCs w:val="24"/>
                <w:lang w:eastAsia="pt-BR"/>
              </w:rPr>
              <w:t>15</w:t>
            </w:r>
          </w:p>
        </w:tc>
        <w:tc>
          <w:tcPr>
            <w:tcW w:w="1400" w:type="dxa"/>
            <w:tcBorders>
              <w:bottom w:val="single" w:sz="4" w:space="0" w:color="000000"/>
              <w:right w:val="single" w:sz="8" w:space="0" w:color="000000"/>
            </w:tcBorders>
            <w:shd w:val="clear" w:color="auto" w:fill="auto"/>
            <w:vAlign w:val="bottom"/>
          </w:tcPr>
          <w:p w14:paraId="4134F38D" w14:textId="27AD3151" w:rsidR="00697C3F" w:rsidRPr="00697C3F" w:rsidRDefault="00697C3F" w:rsidP="00697C3F">
            <w:pPr>
              <w:jc w:val="center"/>
              <w:rPr>
                <w:color w:val="000000"/>
                <w:sz w:val="24"/>
                <w:szCs w:val="24"/>
                <w:lang w:eastAsia="pt-BR"/>
              </w:rPr>
            </w:pPr>
            <w:r w:rsidRPr="00697C3F">
              <w:rPr>
                <w:color w:val="000000"/>
                <w:sz w:val="24"/>
              </w:rPr>
              <w:t>0,285714</w:t>
            </w:r>
          </w:p>
        </w:tc>
        <w:tc>
          <w:tcPr>
            <w:tcW w:w="1208" w:type="dxa"/>
            <w:tcBorders>
              <w:bottom w:val="single" w:sz="4" w:space="0" w:color="000000"/>
              <w:right w:val="single" w:sz="8" w:space="0" w:color="000000"/>
            </w:tcBorders>
            <w:shd w:val="clear" w:color="auto" w:fill="auto"/>
            <w:vAlign w:val="bottom"/>
          </w:tcPr>
          <w:p w14:paraId="27704CEE" w14:textId="7BBF2D61" w:rsidR="00697C3F" w:rsidRPr="0097164A" w:rsidRDefault="00697C3F" w:rsidP="00697C3F">
            <w:pPr>
              <w:jc w:val="center"/>
              <w:rPr>
                <w:color w:val="000000"/>
                <w:sz w:val="24"/>
                <w:szCs w:val="24"/>
                <w:lang w:eastAsia="pt-BR"/>
              </w:rPr>
            </w:pPr>
            <w:r w:rsidRPr="0097164A">
              <w:rPr>
                <w:color w:val="000000"/>
                <w:sz w:val="24"/>
              </w:rPr>
              <w:t>1</w:t>
            </w:r>
          </w:p>
        </w:tc>
      </w:tr>
      <w:tr w:rsidR="00697C3F" w14:paraId="4998C340"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D903595" w14:textId="77777777" w:rsidR="00697C3F" w:rsidRDefault="00697C3F" w:rsidP="00697C3F">
            <w:pPr>
              <w:jc w:val="center"/>
              <w:rPr>
                <w:color w:val="000000"/>
                <w:sz w:val="24"/>
                <w:szCs w:val="24"/>
                <w:lang w:eastAsia="pt-BR"/>
              </w:rPr>
            </w:pPr>
            <w:r>
              <w:rPr>
                <w:color w:val="000000"/>
                <w:sz w:val="24"/>
                <w:szCs w:val="24"/>
                <w:lang w:eastAsia="pt-BR"/>
              </w:rPr>
              <w:t>16</w:t>
            </w:r>
          </w:p>
        </w:tc>
        <w:tc>
          <w:tcPr>
            <w:tcW w:w="1400" w:type="dxa"/>
            <w:tcBorders>
              <w:bottom w:val="single" w:sz="4" w:space="0" w:color="000000"/>
              <w:right w:val="single" w:sz="8" w:space="0" w:color="000000"/>
            </w:tcBorders>
            <w:shd w:val="clear" w:color="auto" w:fill="auto"/>
            <w:vAlign w:val="bottom"/>
          </w:tcPr>
          <w:p w14:paraId="60647350" w14:textId="3A96D340" w:rsidR="00697C3F" w:rsidRPr="00697C3F" w:rsidRDefault="00697C3F" w:rsidP="00697C3F">
            <w:pPr>
              <w:jc w:val="center"/>
              <w:rPr>
                <w:color w:val="000000"/>
                <w:sz w:val="24"/>
                <w:szCs w:val="24"/>
                <w:lang w:eastAsia="pt-BR"/>
              </w:rPr>
            </w:pPr>
            <w:r w:rsidRPr="00697C3F">
              <w:rPr>
                <w:color w:val="000000"/>
                <w:sz w:val="24"/>
              </w:rPr>
              <w:t>0,333333</w:t>
            </w:r>
          </w:p>
        </w:tc>
        <w:tc>
          <w:tcPr>
            <w:tcW w:w="1208" w:type="dxa"/>
            <w:tcBorders>
              <w:bottom w:val="single" w:sz="4" w:space="0" w:color="000000"/>
              <w:right w:val="single" w:sz="8" w:space="0" w:color="000000"/>
            </w:tcBorders>
            <w:shd w:val="clear" w:color="auto" w:fill="auto"/>
            <w:vAlign w:val="bottom"/>
          </w:tcPr>
          <w:p w14:paraId="08A8AA45" w14:textId="67CE1D24" w:rsidR="00697C3F" w:rsidRPr="0097164A" w:rsidRDefault="00697C3F" w:rsidP="00697C3F">
            <w:pPr>
              <w:jc w:val="center"/>
              <w:rPr>
                <w:color w:val="000000"/>
                <w:sz w:val="24"/>
                <w:szCs w:val="24"/>
                <w:lang w:eastAsia="pt-BR"/>
              </w:rPr>
            </w:pPr>
            <w:r w:rsidRPr="0097164A">
              <w:rPr>
                <w:color w:val="000000"/>
                <w:sz w:val="24"/>
              </w:rPr>
              <w:t>0,6</w:t>
            </w:r>
          </w:p>
        </w:tc>
      </w:tr>
      <w:tr w:rsidR="00697C3F" w14:paraId="5956E76C"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4875235" w14:textId="77777777" w:rsidR="00697C3F" w:rsidRDefault="00697C3F" w:rsidP="00697C3F">
            <w:pPr>
              <w:jc w:val="center"/>
              <w:rPr>
                <w:color w:val="000000"/>
                <w:sz w:val="24"/>
                <w:szCs w:val="24"/>
                <w:lang w:eastAsia="pt-BR"/>
              </w:rPr>
            </w:pPr>
            <w:r>
              <w:rPr>
                <w:color w:val="000000"/>
                <w:sz w:val="24"/>
                <w:szCs w:val="24"/>
                <w:lang w:eastAsia="pt-BR"/>
              </w:rPr>
              <w:t>17</w:t>
            </w:r>
          </w:p>
        </w:tc>
        <w:tc>
          <w:tcPr>
            <w:tcW w:w="1400" w:type="dxa"/>
            <w:tcBorders>
              <w:bottom w:val="single" w:sz="4" w:space="0" w:color="000000"/>
              <w:right w:val="single" w:sz="8" w:space="0" w:color="000000"/>
            </w:tcBorders>
            <w:shd w:val="clear" w:color="auto" w:fill="auto"/>
            <w:vAlign w:val="bottom"/>
          </w:tcPr>
          <w:p w14:paraId="56697A91" w14:textId="0A67479D" w:rsidR="00697C3F" w:rsidRPr="00697C3F" w:rsidRDefault="00697C3F" w:rsidP="00697C3F">
            <w:pPr>
              <w:jc w:val="center"/>
              <w:rPr>
                <w:color w:val="000000"/>
                <w:sz w:val="24"/>
                <w:szCs w:val="24"/>
                <w:lang w:eastAsia="pt-BR"/>
              </w:rPr>
            </w:pPr>
            <w:r w:rsidRPr="00697C3F">
              <w:rPr>
                <w:color w:val="000000"/>
                <w:sz w:val="24"/>
              </w:rPr>
              <w:t>0,375</w:t>
            </w:r>
          </w:p>
        </w:tc>
        <w:tc>
          <w:tcPr>
            <w:tcW w:w="1208" w:type="dxa"/>
            <w:tcBorders>
              <w:bottom w:val="single" w:sz="4" w:space="0" w:color="000000"/>
              <w:right w:val="single" w:sz="8" w:space="0" w:color="000000"/>
            </w:tcBorders>
            <w:shd w:val="clear" w:color="auto" w:fill="auto"/>
            <w:vAlign w:val="bottom"/>
          </w:tcPr>
          <w:p w14:paraId="278FF92C" w14:textId="79F99DB9" w:rsidR="00697C3F" w:rsidRPr="0097164A" w:rsidRDefault="00697C3F" w:rsidP="00697C3F">
            <w:pPr>
              <w:jc w:val="center"/>
              <w:rPr>
                <w:color w:val="000000"/>
                <w:sz w:val="24"/>
                <w:szCs w:val="24"/>
                <w:lang w:eastAsia="pt-BR"/>
              </w:rPr>
            </w:pPr>
            <w:r w:rsidRPr="0097164A">
              <w:rPr>
                <w:color w:val="000000"/>
                <w:sz w:val="24"/>
              </w:rPr>
              <w:t>0,428571</w:t>
            </w:r>
          </w:p>
        </w:tc>
      </w:tr>
      <w:tr w:rsidR="00697C3F" w14:paraId="480F40DB"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75F8FD49" w14:textId="77777777" w:rsidR="00697C3F" w:rsidRDefault="00697C3F" w:rsidP="00697C3F">
            <w:pPr>
              <w:jc w:val="center"/>
              <w:rPr>
                <w:color w:val="000000"/>
                <w:sz w:val="24"/>
                <w:szCs w:val="24"/>
                <w:lang w:eastAsia="pt-BR"/>
              </w:rPr>
            </w:pPr>
            <w:r>
              <w:rPr>
                <w:color w:val="000000"/>
                <w:sz w:val="24"/>
                <w:szCs w:val="24"/>
                <w:lang w:eastAsia="pt-BR"/>
              </w:rPr>
              <w:t>18</w:t>
            </w:r>
          </w:p>
        </w:tc>
        <w:tc>
          <w:tcPr>
            <w:tcW w:w="1400" w:type="dxa"/>
            <w:tcBorders>
              <w:bottom w:val="single" w:sz="4" w:space="0" w:color="000000"/>
              <w:right w:val="single" w:sz="8" w:space="0" w:color="000000"/>
            </w:tcBorders>
            <w:shd w:val="clear" w:color="auto" w:fill="auto"/>
            <w:vAlign w:val="bottom"/>
          </w:tcPr>
          <w:p w14:paraId="6C19DEAA" w14:textId="3C7E17B8" w:rsidR="00697C3F" w:rsidRPr="00697C3F" w:rsidRDefault="00697C3F" w:rsidP="00697C3F">
            <w:pPr>
              <w:jc w:val="center"/>
              <w:rPr>
                <w:color w:val="000000"/>
                <w:sz w:val="24"/>
                <w:szCs w:val="24"/>
                <w:lang w:eastAsia="pt-BR"/>
              </w:rPr>
            </w:pPr>
            <w:r w:rsidRPr="00697C3F">
              <w:rPr>
                <w:color w:val="000000"/>
                <w:sz w:val="24"/>
              </w:rPr>
              <w:t>0,5</w:t>
            </w:r>
          </w:p>
        </w:tc>
        <w:tc>
          <w:tcPr>
            <w:tcW w:w="1208" w:type="dxa"/>
            <w:tcBorders>
              <w:bottom w:val="single" w:sz="4" w:space="0" w:color="000000"/>
              <w:right w:val="single" w:sz="8" w:space="0" w:color="000000"/>
            </w:tcBorders>
            <w:shd w:val="clear" w:color="auto" w:fill="auto"/>
            <w:vAlign w:val="bottom"/>
          </w:tcPr>
          <w:p w14:paraId="3780176B" w14:textId="3485506E"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4EBD3FC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C37FB5C" w14:textId="77777777" w:rsidR="00697C3F" w:rsidRDefault="00697C3F" w:rsidP="00697C3F">
            <w:pPr>
              <w:jc w:val="center"/>
              <w:rPr>
                <w:color w:val="000000"/>
                <w:sz w:val="24"/>
                <w:szCs w:val="24"/>
                <w:lang w:eastAsia="pt-BR"/>
              </w:rPr>
            </w:pPr>
            <w:r>
              <w:rPr>
                <w:color w:val="000000"/>
                <w:sz w:val="24"/>
                <w:szCs w:val="24"/>
                <w:lang w:eastAsia="pt-BR"/>
              </w:rPr>
              <w:t>19</w:t>
            </w:r>
          </w:p>
        </w:tc>
        <w:tc>
          <w:tcPr>
            <w:tcW w:w="1400" w:type="dxa"/>
            <w:tcBorders>
              <w:bottom w:val="single" w:sz="4" w:space="0" w:color="000000"/>
              <w:right w:val="single" w:sz="8" w:space="0" w:color="000000"/>
            </w:tcBorders>
            <w:shd w:val="clear" w:color="auto" w:fill="auto"/>
            <w:vAlign w:val="bottom"/>
          </w:tcPr>
          <w:p w14:paraId="5AB2BE2E" w14:textId="355E12D4" w:rsidR="00697C3F" w:rsidRPr="00697C3F" w:rsidRDefault="00697C3F" w:rsidP="00697C3F">
            <w:pPr>
              <w:jc w:val="center"/>
              <w:rPr>
                <w:color w:val="000000"/>
                <w:sz w:val="24"/>
                <w:szCs w:val="24"/>
                <w:lang w:eastAsia="pt-BR"/>
              </w:rPr>
            </w:pPr>
            <w:r w:rsidRPr="00697C3F">
              <w:rPr>
                <w:color w:val="000000"/>
                <w:sz w:val="24"/>
              </w:rPr>
              <w:t>0,857143</w:t>
            </w:r>
          </w:p>
        </w:tc>
        <w:tc>
          <w:tcPr>
            <w:tcW w:w="1208" w:type="dxa"/>
            <w:tcBorders>
              <w:bottom w:val="single" w:sz="4" w:space="0" w:color="000000"/>
              <w:right w:val="single" w:sz="8" w:space="0" w:color="000000"/>
            </w:tcBorders>
            <w:shd w:val="clear" w:color="auto" w:fill="auto"/>
            <w:vAlign w:val="bottom"/>
          </w:tcPr>
          <w:p w14:paraId="1636C8AD" w14:textId="23EEAC08" w:rsidR="00697C3F" w:rsidRPr="0097164A" w:rsidRDefault="00697C3F" w:rsidP="00697C3F">
            <w:pPr>
              <w:jc w:val="center"/>
              <w:rPr>
                <w:color w:val="000000"/>
                <w:sz w:val="24"/>
                <w:szCs w:val="24"/>
                <w:lang w:eastAsia="pt-BR"/>
              </w:rPr>
            </w:pPr>
            <w:r w:rsidRPr="0097164A">
              <w:rPr>
                <w:color w:val="000000"/>
                <w:sz w:val="24"/>
              </w:rPr>
              <w:t>0,058824</w:t>
            </w:r>
          </w:p>
        </w:tc>
      </w:tr>
      <w:tr w:rsidR="00697C3F" w14:paraId="1935D766"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D44B891" w14:textId="77777777" w:rsidR="00697C3F" w:rsidRDefault="00697C3F" w:rsidP="00697C3F">
            <w:pPr>
              <w:jc w:val="center"/>
              <w:rPr>
                <w:color w:val="000000"/>
                <w:sz w:val="24"/>
                <w:szCs w:val="24"/>
                <w:lang w:eastAsia="pt-BR"/>
              </w:rPr>
            </w:pPr>
            <w:r>
              <w:rPr>
                <w:color w:val="000000"/>
                <w:sz w:val="24"/>
                <w:szCs w:val="24"/>
                <w:lang w:eastAsia="pt-BR"/>
              </w:rPr>
              <w:t>20</w:t>
            </w:r>
          </w:p>
        </w:tc>
        <w:tc>
          <w:tcPr>
            <w:tcW w:w="1400" w:type="dxa"/>
            <w:tcBorders>
              <w:bottom w:val="single" w:sz="4" w:space="0" w:color="000000"/>
              <w:right w:val="single" w:sz="8" w:space="0" w:color="000000"/>
            </w:tcBorders>
            <w:shd w:val="clear" w:color="auto" w:fill="auto"/>
            <w:vAlign w:val="bottom"/>
          </w:tcPr>
          <w:p w14:paraId="60697581" w14:textId="606D9D35" w:rsidR="00697C3F" w:rsidRPr="00697C3F" w:rsidRDefault="00697C3F" w:rsidP="00697C3F">
            <w:pPr>
              <w:jc w:val="center"/>
              <w:rPr>
                <w:color w:val="000000"/>
                <w:sz w:val="24"/>
                <w:szCs w:val="24"/>
                <w:lang w:eastAsia="pt-BR"/>
              </w:rPr>
            </w:pPr>
            <w:r w:rsidRPr="00697C3F">
              <w:rPr>
                <w:color w:val="000000"/>
                <w:sz w:val="24"/>
              </w:rPr>
              <w:t>0,416667</w:t>
            </w:r>
          </w:p>
        </w:tc>
        <w:tc>
          <w:tcPr>
            <w:tcW w:w="1208" w:type="dxa"/>
            <w:tcBorders>
              <w:bottom w:val="single" w:sz="4" w:space="0" w:color="000000"/>
              <w:right w:val="single" w:sz="8" w:space="0" w:color="000000"/>
            </w:tcBorders>
            <w:shd w:val="clear" w:color="auto" w:fill="auto"/>
            <w:vAlign w:val="bottom"/>
          </w:tcPr>
          <w:p w14:paraId="48CDC61B" w14:textId="4216F3F5"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0097F3AD"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1951283" w14:textId="77777777" w:rsidR="00697C3F" w:rsidRDefault="00697C3F" w:rsidP="00697C3F">
            <w:pPr>
              <w:jc w:val="center"/>
              <w:rPr>
                <w:color w:val="000000"/>
                <w:sz w:val="24"/>
                <w:szCs w:val="24"/>
                <w:lang w:eastAsia="pt-BR"/>
              </w:rPr>
            </w:pPr>
            <w:r>
              <w:rPr>
                <w:color w:val="000000"/>
                <w:sz w:val="24"/>
                <w:szCs w:val="24"/>
                <w:lang w:eastAsia="pt-BR"/>
              </w:rPr>
              <w:t>21</w:t>
            </w:r>
          </w:p>
        </w:tc>
        <w:tc>
          <w:tcPr>
            <w:tcW w:w="1400" w:type="dxa"/>
            <w:tcBorders>
              <w:bottom w:val="single" w:sz="4" w:space="0" w:color="000000"/>
              <w:right w:val="single" w:sz="8" w:space="0" w:color="000000"/>
            </w:tcBorders>
            <w:shd w:val="clear" w:color="auto" w:fill="auto"/>
            <w:vAlign w:val="bottom"/>
          </w:tcPr>
          <w:p w14:paraId="0EF3F6BF" w14:textId="4D467390"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404DB7FB" w14:textId="7BE2F527" w:rsidR="00697C3F" w:rsidRPr="0097164A" w:rsidRDefault="00697C3F" w:rsidP="00697C3F">
            <w:pPr>
              <w:jc w:val="center"/>
              <w:rPr>
                <w:color w:val="000000"/>
                <w:sz w:val="24"/>
                <w:szCs w:val="24"/>
                <w:lang w:eastAsia="pt-BR"/>
              </w:rPr>
            </w:pPr>
            <w:r w:rsidRPr="0097164A">
              <w:rPr>
                <w:color w:val="000000"/>
                <w:sz w:val="24"/>
              </w:rPr>
              <w:t>0,5</w:t>
            </w:r>
          </w:p>
        </w:tc>
      </w:tr>
      <w:tr w:rsidR="00697C3F" w14:paraId="260B9DEE" w14:textId="77777777" w:rsidTr="00CF7B48">
        <w:trPr>
          <w:trHeight w:val="299"/>
          <w:jc w:val="center"/>
        </w:trPr>
        <w:tc>
          <w:tcPr>
            <w:tcW w:w="1168" w:type="dxa"/>
            <w:tcBorders>
              <w:left w:val="single" w:sz="8" w:space="0" w:color="000000"/>
              <w:bottom w:val="single" w:sz="8" w:space="0" w:color="000000"/>
              <w:right w:val="single" w:sz="8" w:space="0" w:color="000000"/>
            </w:tcBorders>
            <w:shd w:val="clear" w:color="auto" w:fill="C4BC96" w:themeFill="background2" w:themeFillShade="BF"/>
            <w:vAlign w:val="bottom"/>
          </w:tcPr>
          <w:p w14:paraId="606BDF01" w14:textId="77777777" w:rsidR="00697C3F" w:rsidRDefault="00697C3F" w:rsidP="00697C3F">
            <w:pPr>
              <w:jc w:val="center"/>
              <w:rPr>
                <w:color w:val="000000"/>
                <w:sz w:val="24"/>
                <w:szCs w:val="24"/>
                <w:lang w:eastAsia="pt-BR"/>
              </w:rPr>
            </w:pPr>
            <w:r>
              <w:rPr>
                <w:color w:val="000000"/>
                <w:sz w:val="24"/>
                <w:szCs w:val="24"/>
                <w:lang w:eastAsia="pt-BR"/>
              </w:rPr>
              <w:t>22</w:t>
            </w:r>
          </w:p>
        </w:tc>
        <w:tc>
          <w:tcPr>
            <w:tcW w:w="1400" w:type="dxa"/>
            <w:tcBorders>
              <w:bottom w:val="single" w:sz="8" w:space="0" w:color="000000"/>
              <w:right w:val="single" w:sz="8" w:space="0" w:color="000000"/>
            </w:tcBorders>
            <w:shd w:val="clear" w:color="auto" w:fill="auto"/>
            <w:vAlign w:val="bottom"/>
          </w:tcPr>
          <w:p w14:paraId="25571B2F" w14:textId="10C397F6" w:rsidR="00697C3F" w:rsidRPr="00697C3F" w:rsidRDefault="00697C3F" w:rsidP="00697C3F">
            <w:pPr>
              <w:jc w:val="center"/>
              <w:rPr>
                <w:color w:val="000000"/>
                <w:sz w:val="24"/>
                <w:szCs w:val="24"/>
                <w:lang w:eastAsia="pt-BR"/>
              </w:rPr>
            </w:pPr>
            <w:r w:rsidRPr="00697C3F">
              <w:rPr>
                <w:color w:val="000000"/>
                <w:sz w:val="24"/>
              </w:rPr>
              <w:t>0,428571</w:t>
            </w:r>
          </w:p>
        </w:tc>
        <w:tc>
          <w:tcPr>
            <w:tcW w:w="1208" w:type="dxa"/>
            <w:tcBorders>
              <w:bottom w:val="single" w:sz="8" w:space="0" w:color="000000"/>
              <w:right w:val="single" w:sz="8" w:space="0" w:color="000000"/>
            </w:tcBorders>
            <w:shd w:val="clear" w:color="auto" w:fill="auto"/>
            <w:vAlign w:val="bottom"/>
          </w:tcPr>
          <w:p w14:paraId="19BA95A5" w14:textId="5A84755D" w:rsidR="00697C3F" w:rsidRPr="0097164A" w:rsidRDefault="00697C3F" w:rsidP="00697C3F">
            <w:pPr>
              <w:jc w:val="center"/>
              <w:rPr>
                <w:color w:val="000000"/>
                <w:sz w:val="24"/>
                <w:szCs w:val="24"/>
                <w:lang w:eastAsia="pt-BR"/>
              </w:rPr>
            </w:pPr>
            <w:r w:rsidRPr="0097164A">
              <w:rPr>
                <w:color w:val="000000"/>
                <w:sz w:val="24"/>
              </w:rPr>
              <w:t>0,333333</w:t>
            </w:r>
          </w:p>
        </w:tc>
      </w:tr>
      <w:tr w:rsidR="00697C3F" w14:paraId="3CFEC670" w14:textId="77777777" w:rsidTr="00CF7B48">
        <w:trPr>
          <w:trHeight w:val="19"/>
          <w:jc w:val="center"/>
        </w:trPr>
        <w:tc>
          <w:tcPr>
            <w:tcW w:w="1168" w:type="dxa"/>
            <w:tcBorders>
              <w:left w:val="single" w:sz="12" w:space="0" w:color="000000"/>
            </w:tcBorders>
            <w:shd w:val="clear" w:color="000000" w:fill="000000"/>
          </w:tcPr>
          <w:p w14:paraId="26B675C6" w14:textId="77777777" w:rsidR="00697C3F" w:rsidRDefault="00697C3F" w:rsidP="0097164A">
            <w:pPr>
              <w:jc w:val="center"/>
              <w:rPr>
                <w:b/>
                <w:bCs/>
                <w:color w:val="FFFFFF"/>
                <w:sz w:val="24"/>
                <w:szCs w:val="24"/>
                <w:lang w:eastAsia="pt-BR"/>
              </w:rPr>
            </w:pPr>
            <w:r>
              <w:rPr>
                <w:b/>
                <w:bCs/>
                <w:color w:val="FFFFFF"/>
                <w:sz w:val="24"/>
                <w:szCs w:val="24"/>
                <w:lang w:eastAsia="pt-BR"/>
              </w:rPr>
              <w:t>Média</w:t>
            </w:r>
          </w:p>
        </w:tc>
        <w:tc>
          <w:tcPr>
            <w:tcW w:w="1400" w:type="dxa"/>
            <w:shd w:val="clear" w:color="000000" w:fill="000000"/>
          </w:tcPr>
          <w:p w14:paraId="40D0FD41" w14:textId="125B7AF8" w:rsidR="00697C3F" w:rsidRPr="00697C3F" w:rsidRDefault="00697C3F" w:rsidP="0097164A">
            <w:pPr>
              <w:jc w:val="center"/>
              <w:rPr>
                <w:b/>
                <w:bCs/>
                <w:color w:val="FFFFFF"/>
                <w:sz w:val="24"/>
                <w:szCs w:val="24"/>
                <w:lang w:eastAsia="pt-BR"/>
              </w:rPr>
            </w:pPr>
            <w:r w:rsidRPr="00697C3F">
              <w:rPr>
                <w:b/>
                <w:bCs/>
                <w:color w:val="FFFFFF"/>
                <w:sz w:val="24"/>
              </w:rPr>
              <w:t>0,662812</w:t>
            </w:r>
          </w:p>
        </w:tc>
        <w:tc>
          <w:tcPr>
            <w:tcW w:w="1208" w:type="dxa"/>
            <w:tcBorders>
              <w:right w:val="single" w:sz="12" w:space="0" w:color="000000"/>
            </w:tcBorders>
            <w:shd w:val="clear" w:color="000000" w:fill="000000"/>
          </w:tcPr>
          <w:p w14:paraId="2C9075AA" w14:textId="552C5A6B" w:rsidR="00697C3F" w:rsidRPr="0097164A" w:rsidRDefault="0097164A" w:rsidP="00CF7B48">
            <w:pPr>
              <w:jc w:val="center"/>
              <w:rPr>
                <w:b/>
                <w:bCs/>
                <w:color w:val="FFFFFF"/>
                <w:sz w:val="24"/>
              </w:rPr>
            </w:pPr>
            <w:r w:rsidRPr="0097164A">
              <w:rPr>
                <w:b/>
                <w:bCs/>
                <w:color w:val="FFFFFF"/>
                <w:sz w:val="24"/>
              </w:rPr>
              <w:t>0,581137</w:t>
            </w:r>
          </w:p>
        </w:tc>
      </w:tr>
    </w:tbl>
    <w:p w14:paraId="150F7BB3" w14:textId="099E0170" w:rsidR="000F0E5B" w:rsidRDefault="00126F3B">
      <w:pPr>
        <w:jc w:val="center"/>
        <w:rPr>
          <w:rFonts w:eastAsiaTheme="minorEastAsia"/>
          <w:sz w:val="24"/>
          <w:szCs w:val="24"/>
        </w:rPr>
      </w:pPr>
      <w:del w:id="914" w:author="Thaíla Gomes" w:date="2020-01-17T22:42:00Z">
        <w:r w:rsidDel="00D22BC4">
          <w:rPr>
            <w:rFonts w:eastAsiaTheme="minorEastAsia"/>
            <w:sz w:val="24"/>
            <w:szCs w:val="24"/>
          </w:rPr>
          <w:delText xml:space="preserve">Tabela </w:delText>
        </w:r>
      </w:del>
      <w:r w:rsidR="00B427A4">
        <w:rPr>
          <w:rFonts w:eastAsiaTheme="minorEastAsia"/>
          <w:sz w:val="24"/>
          <w:szCs w:val="24"/>
        </w:rPr>
        <w:t>Tabela</w:t>
      </w:r>
      <w:ins w:id="915" w:author="Thaíla Gomes" w:date="2020-01-17T22:42:00Z">
        <w:r w:rsidR="00D22BC4">
          <w:rPr>
            <w:rFonts w:eastAsiaTheme="minorEastAsia"/>
            <w:sz w:val="24"/>
            <w:szCs w:val="24"/>
          </w:rPr>
          <w:t xml:space="preserve"> </w:t>
        </w:r>
      </w:ins>
      <w:r>
        <w:rPr>
          <w:rFonts w:eastAsiaTheme="minorEastAsia"/>
          <w:sz w:val="24"/>
          <w:szCs w:val="24"/>
        </w:rPr>
        <w:t>XX – Resultados de precisão de cada algoritmo</w:t>
      </w:r>
    </w:p>
    <w:p w14:paraId="0DA9E408" w14:textId="77777777" w:rsidR="00C03DA8" w:rsidRDefault="00C03DA8">
      <w:pPr>
        <w:jc w:val="center"/>
        <w:rPr>
          <w:rFonts w:eastAsiaTheme="minorEastAsia"/>
          <w:sz w:val="24"/>
          <w:szCs w:val="24"/>
        </w:rPr>
      </w:pPr>
    </w:p>
    <w:p w14:paraId="0E0940AC" w14:textId="5EC28AC7" w:rsidR="000F0E5B" w:rsidRDefault="00126F3B" w:rsidP="00C03DA8">
      <w:pPr>
        <w:ind w:firstLine="720"/>
        <w:rPr>
          <w:rFonts w:eastAsiaTheme="minorEastAsia"/>
          <w:sz w:val="24"/>
          <w:szCs w:val="24"/>
        </w:rPr>
      </w:pPr>
      <w:r>
        <w:rPr>
          <w:rFonts w:eastAsiaTheme="minorEastAsia"/>
          <w:sz w:val="24"/>
          <w:szCs w:val="24"/>
        </w:rPr>
        <w:t>Em uma primeira análise na tabela XX, o primeiro dado importante é a média de precisão dos algoritmos. Essa média é o resultado g</w:t>
      </w:r>
      <w:r w:rsidR="00B15EDF">
        <w:rPr>
          <w:rFonts w:eastAsiaTheme="minorEastAsia"/>
          <w:sz w:val="24"/>
          <w:szCs w:val="24"/>
        </w:rPr>
        <w:t>e</w:t>
      </w:r>
      <w:r w:rsidR="004C6023">
        <w:rPr>
          <w:rFonts w:eastAsiaTheme="minorEastAsia"/>
          <w:sz w:val="24"/>
          <w:szCs w:val="24"/>
        </w:rPr>
        <w:t xml:space="preserve">ral da performance de cada um é um dos principais fatores </w:t>
      </w:r>
      <w:r>
        <w:rPr>
          <w:rFonts w:eastAsiaTheme="minorEastAsia"/>
          <w:sz w:val="24"/>
          <w:szCs w:val="24"/>
        </w:rPr>
        <w:t xml:space="preserve">de avaliação na hora de decidir qual algoritmo </w:t>
      </w:r>
      <w:r w:rsidR="004C6023">
        <w:rPr>
          <w:rFonts w:eastAsiaTheme="minorEastAsia"/>
          <w:sz w:val="24"/>
          <w:szCs w:val="24"/>
        </w:rPr>
        <w:t>deve ser utilizado</w:t>
      </w:r>
      <w:r>
        <w:rPr>
          <w:rFonts w:eastAsiaTheme="minorEastAsia"/>
          <w:sz w:val="24"/>
          <w:szCs w:val="24"/>
        </w:rPr>
        <w:t>. Entretanto, não devem ser esquecidas as análises individuais de cada atributo para fazer uma melhor avaliação.</w:t>
      </w:r>
    </w:p>
    <w:p w14:paraId="08347905" w14:textId="4899F637" w:rsidR="00A0291D" w:rsidRDefault="00126F3B" w:rsidP="00C03DA8">
      <w:pPr>
        <w:ind w:firstLine="720"/>
        <w:rPr>
          <w:rFonts w:eastAsiaTheme="minorEastAsia"/>
          <w:sz w:val="24"/>
          <w:szCs w:val="24"/>
        </w:rPr>
      </w:pPr>
      <w:r>
        <w:rPr>
          <w:rFonts w:eastAsiaTheme="minorEastAsia"/>
          <w:sz w:val="24"/>
          <w:szCs w:val="24"/>
        </w:rPr>
        <w:t xml:space="preserve">Trazendo para </w:t>
      </w:r>
      <w:r w:rsidR="00A0291D">
        <w:rPr>
          <w:rFonts w:eastAsiaTheme="minorEastAsia"/>
          <w:sz w:val="24"/>
          <w:szCs w:val="24"/>
        </w:rPr>
        <w:t>esta análise o que foi avaliado anteriormente</w:t>
      </w:r>
      <w:r>
        <w:rPr>
          <w:rFonts w:eastAsiaTheme="minorEastAsia"/>
          <w:sz w:val="24"/>
          <w:szCs w:val="24"/>
        </w:rPr>
        <w:t>, nota-se que</w:t>
      </w:r>
      <w:r w:rsidR="00A0291D">
        <w:rPr>
          <w:rFonts w:eastAsiaTheme="minorEastAsia"/>
          <w:sz w:val="24"/>
          <w:szCs w:val="24"/>
        </w:rPr>
        <w:t xml:space="preserve"> o grande número de falsos negativos trouxe a média de análise do OpenFace para baixo. Do mesmo modo que, com o Face Recognition, os falsos positivos </w:t>
      </w:r>
      <w:r w:rsidR="00B15EDF">
        <w:rPr>
          <w:rFonts w:eastAsiaTheme="minorEastAsia"/>
          <w:sz w:val="24"/>
          <w:szCs w:val="24"/>
        </w:rPr>
        <w:t>tiveram o mesmo efeito</w:t>
      </w:r>
      <w:r w:rsidR="00A0291D">
        <w:rPr>
          <w:rFonts w:eastAsiaTheme="minorEastAsia"/>
          <w:sz w:val="24"/>
          <w:szCs w:val="24"/>
        </w:rPr>
        <w:t>.</w:t>
      </w:r>
    </w:p>
    <w:p w14:paraId="43BC0AFF" w14:textId="77777777" w:rsidR="00C03DA8" w:rsidRDefault="00C03DA8" w:rsidP="00C03DA8">
      <w:pPr>
        <w:ind w:firstLine="720"/>
        <w:rPr>
          <w:rFonts w:eastAsiaTheme="minorEastAsia"/>
          <w:sz w:val="24"/>
          <w:szCs w:val="24"/>
        </w:rPr>
      </w:pPr>
    </w:p>
    <w:p w14:paraId="5EE5BD55" w14:textId="18973891" w:rsidR="000F0E5B" w:rsidRDefault="00126F3B">
      <w:pPr>
        <w:rPr>
          <w:b/>
          <w:sz w:val="24"/>
          <w:szCs w:val="24"/>
        </w:rPr>
      </w:pPr>
      <w:r>
        <w:rPr>
          <w:b/>
          <w:sz w:val="24"/>
          <w:szCs w:val="24"/>
        </w:rPr>
        <w:t>Erro</w:t>
      </w:r>
      <w:r w:rsidR="00523EF4">
        <w:rPr>
          <w:b/>
          <w:sz w:val="24"/>
          <w:szCs w:val="24"/>
        </w:rPr>
        <w:t>s</w:t>
      </w:r>
    </w:p>
    <w:p w14:paraId="2E9D3DFF" w14:textId="47DAEFDE" w:rsidR="000F0E5B" w:rsidRDefault="00126F3B" w:rsidP="009C2705">
      <w:pPr>
        <w:ind w:firstLine="360"/>
        <w:rPr>
          <w:sz w:val="24"/>
          <w:szCs w:val="24"/>
        </w:rPr>
      </w:pPr>
      <w:r>
        <w:rPr>
          <w:sz w:val="24"/>
          <w:szCs w:val="24"/>
        </w:rPr>
        <w:t>Os erros acontecem quando o algoritmo não é capaz de detectar um rosto na imagem, isso é cau</w:t>
      </w:r>
      <w:r w:rsidR="00523EF4">
        <w:rPr>
          <w:sz w:val="24"/>
          <w:szCs w:val="24"/>
        </w:rPr>
        <w:t xml:space="preserve">sado por algum tipo de oclusão. </w:t>
      </w:r>
      <w:r>
        <w:rPr>
          <w:sz w:val="24"/>
          <w:szCs w:val="24"/>
        </w:rPr>
        <w:t>Nenhum dos algoritmos testados tinham modelos voltados para a oclusão, então era esperado que alguns tipos fossem causar problemas em detecção de rostos.</w:t>
      </w:r>
    </w:p>
    <w:p w14:paraId="3530F935" w14:textId="32D52CC3" w:rsidR="00523EF4" w:rsidRDefault="00523EF4">
      <w:pPr>
        <w:rPr>
          <w:sz w:val="24"/>
          <w:szCs w:val="24"/>
        </w:rPr>
      </w:pPr>
    </w:p>
    <w:p w14:paraId="0E1E3D18" w14:textId="77777777" w:rsidR="00523EF4" w:rsidRDefault="00523EF4" w:rsidP="00523EF4">
      <w:pPr>
        <w:pStyle w:val="PargrafodaLista"/>
        <w:numPr>
          <w:ilvl w:val="0"/>
          <w:numId w:val="15"/>
        </w:numPr>
        <w:rPr>
          <w:rFonts w:eastAsiaTheme="minorEastAsia"/>
          <w:sz w:val="24"/>
          <w:szCs w:val="24"/>
        </w:rPr>
      </w:pPr>
      <w:r>
        <w:rPr>
          <w:rFonts w:eastAsiaTheme="minorEastAsia"/>
          <w:sz w:val="24"/>
          <w:szCs w:val="24"/>
        </w:rPr>
        <w:t>Indivíduo – Identificação do indivíduo na base de dados</w:t>
      </w:r>
    </w:p>
    <w:p w14:paraId="391A7D5D" w14:textId="18BAE7EC" w:rsidR="00523EF4" w:rsidRDefault="00523EF4" w:rsidP="00523EF4">
      <w:pPr>
        <w:pStyle w:val="PargrafodaLista"/>
        <w:numPr>
          <w:ilvl w:val="0"/>
          <w:numId w:val="15"/>
        </w:numPr>
        <w:rPr>
          <w:rFonts w:eastAsiaTheme="minorEastAsia"/>
          <w:sz w:val="24"/>
          <w:szCs w:val="24"/>
        </w:rPr>
      </w:pPr>
      <w:r>
        <w:rPr>
          <w:rFonts w:eastAsiaTheme="minorEastAsia"/>
          <w:sz w:val="24"/>
          <w:szCs w:val="24"/>
        </w:rPr>
        <w:lastRenderedPageBreak/>
        <w:t>Face Recognition – Número sequencial que identifica qual foto daquele indivíduo está sendo comparado.</w:t>
      </w:r>
    </w:p>
    <w:p w14:paraId="37230BC2" w14:textId="7188054F" w:rsidR="00523EF4" w:rsidRPr="00523EF4" w:rsidRDefault="00523EF4" w:rsidP="00523EF4">
      <w:pPr>
        <w:pStyle w:val="PargrafodaLista"/>
        <w:numPr>
          <w:ilvl w:val="0"/>
          <w:numId w:val="15"/>
        </w:numPr>
        <w:rPr>
          <w:rFonts w:eastAsiaTheme="minorEastAsia"/>
          <w:sz w:val="24"/>
          <w:szCs w:val="24"/>
        </w:rPr>
      </w:pPr>
      <w:r w:rsidRPr="00523EF4">
        <w:rPr>
          <w:rFonts w:eastAsiaTheme="minorEastAsia"/>
          <w:sz w:val="24"/>
          <w:szCs w:val="24"/>
        </w:rPr>
        <w:t xml:space="preserve">OpenFace – </w:t>
      </w:r>
      <w:r>
        <w:rPr>
          <w:rFonts w:eastAsiaTheme="minorEastAsia"/>
          <w:sz w:val="24"/>
          <w:szCs w:val="24"/>
        </w:rPr>
        <w:t>Número sequencial que identifica qual foto daquele indivíduo está sendo comparado.</w:t>
      </w:r>
    </w:p>
    <w:p w14:paraId="0F4967C2" w14:textId="77777777" w:rsidR="00523EF4" w:rsidRDefault="00523EF4">
      <w:pPr>
        <w:rPr>
          <w:sz w:val="24"/>
          <w:szCs w:val="24"/>
        </w:rPr>
      </w:pPr>
    </w:p>
    <w:tbl>
      <w:tblPr>
        <w:tblW w:w="3688" w:type="dxa"/>
        <w:jc w:val="center"/>
        <w:tblCellMar>
          <w:left w:w="70" w:type="dxa"/>
          <w:right w:w="70" w:type="dxa"/>
        </w:tblCellMar>
        <w:tblLook w:val="04A0" w:firstRow="1" w:lastRow="0" w:firstColumn="1" w:lastColumn="0" w:noHBand="0" w:noVBand="1"/>
      </w:tblPr>
      <w:tblGrid>
        <w:gridCol w:w="1141"/>
        <w:gridCol w:w="1367"/>
        <w:gridCol w:w="1180"/>
      </w:tblGrid>
      <w:tr w:rsidR="000F0E5B" w14:paraId="6DE5026D" w14:textId="77777777" w:rsidTr="008859F6">
        <w:trPr>
          <w:trHeight w:val="615"/>
          <w:jc w:val="center"/>
        </w:trPr>
        <w:tc>
          <w:tcPr>
            <w:tcW w:w="1141" w:type="dxa"/>
            <w:shd w:val="clear" w:color="000000" w:fill="000000"/>
            <w:vAlign w:val="bottom"/>
          </w:tcPr>
          <w:p w14:paraId="61602A7D"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1367" w:type="dxa"/>
            <w:shd w:val="clear" w:color="000000" w:fill="000000"/>
            <w:vAlign w:val="bottom"/>
          </w:tcPr>
          <w:p w14:paraId="414AE8DC"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t>Recognition</w:t>
            </w:r>
          </w:p>
        </w:tc>
        <w:tc>
          <w:tcPr>
            <w:tcW w:w="1180" w:type="dxa"/>
            <w:shd w:val="clear" w:color="000000" w:fill="000000"/>
            <w:vAlign w:val="bottom"/>
          </w:tcPr>
          <w:p w14:paraId="71D40587" w14:textId="77777777" w:rsidR="000F0E5B" w:rsidRDefault="00126F3B">
            <w:pPr>
              <w:jc w:val="center"/>
              <w:rPr>
                <w:b/>
                <w:bCs/>
                <w:color w:val="FFFFFF"/>
                <w:sz w:val="24"/>
                <w:szCs w:val="24"/>
                <w:lang w:eastAsia="pt-BR"/>
              </w:rPr>
            </w:pPr>
            <w:r>
              <w:rPr>
                <w:b/>
                <w:bCs/>
                <w:color w:val="FFFFFF"/>
                <w:sz w:val="24"/>
                <w:szCs w:val="24"/>
                <w:lang w:eastAsia="pt-BR"/>
              </w:rPr>
              <w:t>OpenFace</w:t>
            </w:r>
          </w:p>
        </w:tc>
      </w:tr>
      <w:tr w:rsidR="008859F6" w14:paraId="1998DBB0" w14:textId="77777777" w:rsidTr="008859F6">
        <w:trPr>
          <w:trHeight w:val="300"/>
          <w:jc w:val="center"/>
        </w:trPr>
        <w:tc>
          <w:tcPr>
            <w:tcW w:w="1141" w:type="dxa"/>
            <w:vMerge w:val="restart"/>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059B0F81" w14:textId="77777777" w:rsidR="008859F6" w:rsidRDefault="008859F6" w:rsidP="008859F6">
            <w:pPr>
              <w:jc w:val="center"/>
              <w:rPr>
                <w:color w:val="000000"/>
                <w:sz w:val="24"/>
                <w:szCs w:val="24"/>
                <w:lang w:eastAsia="pt-BR"/>
              </w:rPr>
            </w:pPr>
            <w:r>
              <w:rPr>
                <w:color w:val="000000"/>
                <w:sz w:val="24"/>
                <w:szCs w:val="24"/>
                <w:lang w:eastAsia="pt-BR"/>
              </w:rPr>
              <w:t>2</w:t>
            </w:r>
          </w:p>
        </w:tc>
        <w:tc>
          <w:tcPr>
            <w:tcW w:w="1367" w:type="dxa"/>
            <w:tcBorders>
              <w:top w:val="single" w:sz="8" w:space="0" w:color="000000"/>
              <w:bottom w:val="single" w:sz="4" w:space="0" w:color="000000"/>
              <w:right w:val="single" w:sz="8" w:space="0" w:color="000000"/>
            </w:tcBorders>
            <w:shd w:val="clear" w:color="auto" w:fill="auto"/>
            <w:vAlign w:val="center"/>
          </w:tcPr>
          <w:p w14:paraId="28AE7DBD"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top w:val="single" w:sz="8" w:space="0" w:color="000000"/>
              <w:bottom w:val="single" w:sz="4" w:space="0" w:color="000000"/>
              <w:right w:val="single" w:sz="8" w:space="0" w:color="000000"/>
            </w:tcBorders>
            <w:shd w:val="clear" w:color="auto" w:fill="auto"/>
            <w:vAlign w:val="center"/>
          </w:tcPr>
          <w:p w14:paraId="491A8623" w14:textId="3D5DCF4B"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33DEC8AF" w14:textId="77777777" w:rsidTr="008859F6">
        <w:trPr>
          <w:trHeight w:val="300"/>
          <w:jc w:val="center"/>
        </w:trPr>
        <w:tc>
          <w:tcPr>
            <w:tcW w:w="1141" w:type="dxa"/>
            <w:vMerge/>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1830A2CA" w14:textId="77777777" w:rsidR="008859F6" w:rsidRDefault="008859F6" w:rsidP="008859F6">
            <w:pPr>
              <w:rPr>
                <w:color w:val="000000"/>
                <w:sz w:val="24"/>
                <w:szCs w:val="24"/>
                <w:lang w:eastAsia="pt-BR"/>
              </w:rPr>
            </w:pPr>
          </w:p>
        </w:tc>
        <w:tc>
          <w:tcPr>
            <w:tcW w:w="1367" w:type="dxa"/>
            <w:tcBorders>
              <w:bottom w:val="single" w:sz="4" w:space="0" w:color="000000"/>
              <w:right w:val="single" w:sz="8" w:space="0" w:color="000000"/>
            </w:tcBorders>
            <w:shd w:val="clear" w:color="auto" w:fill="auto"/>
            <w:vAlign w:val="center"/>
          </w:tcPr>
          <w:p w14:paraId="1CE1ED89"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4" w:space="0" w:color="000000"/>
              <w:right w:val="single" w:sz="8" w:space="0" w:color="000000"/>
            </w:tcBorders>
            <w:shd w:val="clear" w:color="auto" w:fill="auto"/>
            <w:vAlign w:val="center"/>
          </w:tcPr>
          <w:p w14:paraId="2262658E" w14:textId="6533FC80"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7E5A96B7" w14:textId="77777777" w:rsidTr="008859F6">
        <w:trPr>
          <w:trHeight w:val="315"/>
          <w:jc w:val="center"/>
        </w:trPr>
        <w:tc>
          <w:tcPr>
            <w:tcW w:w="1141" w:type="dxa"/>
            <w:vMerge/>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04C5C216"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31B377AC"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4D02C55E" w14:textId="173600D1"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0A744135"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7454D613" w14:textId="77777777" w:rsidR="008859F6" w:rsidRDefault="008859F6" w:rsidP="008859F6">
            <w:pPr>
              <w:jc w:val="center"/>
              <w:rPr>
                <w:color w:val="000000"/>
                <w:sz w:val="24"/>
                <w:szCs w:val="24"/>
                <w:lang w:eastAsia="pt-BR"/>
              </w:rPr>
            </w:pPr>
            <w:r>
              <w:rPr>
                <w:color w:val="000000"/>
                <w:sz w:val="24"/>
                <w:szCs w:val="24"/>
                <w:lang w:eastAsia="pt-BR"/>
              </w:rPr>
              <w:t>3</w:t>
            </w:r>
          </w:p>
        </w:tc>
        <w:tc>
          <w:tcPr>
            <w:tcW w:w="1367" w:type="dxa"/>
            <w:tcBorders>
              <w:bottom w:val="single" w:sz="4" w:space="0" w:color="000000"/>
              <w:right w:val="single" w:sz="8" w:space="0" w:color="000000"/>
            </w:tcBorders>
            <w:shd w:val="clear" w:color="auto" w:fill="auto"/>
            <w:vAlign w:val="center"/>
          </w:tcPr>
          <w:p w14:paraId="75A590CF"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6BB1436B" w14:textId="1AD66B3D"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28501763"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28F63FEF"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9FF77B6"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28A04A53" w14:textId="6609695B"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B741097"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239E0483" w14:textId="77777777" w:rsidR="008859F6" w:rsidRDefault="008859F6" w:rsidP="008859F6">
            <w:pPr>
              <w:jc w:val="center"/>
              <w:rPr>
                <w:color w:val="000000"/>
                <w:sz w:val="24"/>
                <w:szCs w:val="24"/>
                <w:lang w:eastAsia="pt-BR"/>
              </w:rPr>
            </w:pPr>
            <w:r>
              <w:rPr>
                <w:color w:val="000000"/>
                <w:sz w:val="24"/>
                <w:szCs w:val="24"/>
                <w:lang w:eastAsia="pt-BR"/>
              </w:rPr>
              <w:t>5</w:t>
            </w:r>
          </w:p>
        </w:tc>
        <w:tc>
          <w:tcPr>
            <w:tcW w:w="1367" w:type="dxa"/>
            <w:tcBorders>
              <w:bottom w:val="single" w:sz="8" w:space="0" w:color="000000"/>
              <w:right w:val="single" w:sz="8" w:space="0" w:color="000000"/>
            </w:tcBorders>
            <w:shd w:val="clear" w:color="auto" w:fill="auto"/>
            <w:vAlign w:val="center"/>
          </w:tcPr>
          <w:p w14:paraId="001FDD60"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617C5FCC" w14:textId="4D887367"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369A7596"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2EAD6645" w14:textId="77777777" w:rsidR="008859F6" w:rsidRDefault="008859F6" w:rsidP="008859F6">
            <w:pPr>
              <w:jc w:val="center"/>
              <w:rPr>
                <w:color w:val="000000"/>
                <w:sz w:val="24"/>
                <w:szCs w:val="24"/>
                <w:lang w:eastAsia="pt-BR"/>
              </w:rPr>
            </w:pPr>
            <w:r>
              <w:rPr>
                <w:color w:val="000000"/>
                <w:sz w:val="24"/>
                <w:szCs w:val="24"/>
                <w:lang w:eastAsia="pt-BR"/>
              </w:rPr>
              <w:t>6</w:t>
            </w:r>
          </w:p>
        </w:tc>
        <w:tc>
          <w:tcPr>
            <w:tcW w:w="1367" w:type="dxa"/>
            <w:tcBorders>
              <w:bottom w:val="single" w:sz="8" w:space="0" w:color="000000"/>
              <w:right w:val="single" w:sz="8" w:space="0" w:color="000000"/>
            </w:tcBorders>
            <w:shd w:val="clear" w:color="auto" w:fill="auto"/>
            <w:vAlign w:val="center"/>
          </w:tcPr>
          <w:p w14:paraId="4D3930D2"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2612B445" w14:textId="0FEC34C8"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64D18FDD"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E9DD002" w14:textId="77777777" w:rsidR="008859F6" w:rsidRDefault="008859F6" w:rsidP="008859F6">
            <w:pPr>
              <w:jc w:val="center"/>
              <w:rPr>
                <w:color w:val="000000"/>
                <w:sz w:val="24"/>
                <w:szCs w:val="24"/>
                <w:lang w:eastAsia="pt-BR"/>
              </w:rPr>
            </w:pPr>
            <w:r>
              <w:rPr>
                <w:color w:val="000000"/>
                <w:sz w:val="24"/>
                <w:szCs w:val="24"/>
                <w:lang w:eastAsia="pt-BR"/>
              </w:rPr>
              <w:t>8</w:t>
            </w:r>
          </w:p>
        </w:tc>
        <w:tc>
          <w:tcPr>
            <w:tcW w:w="1367" w:type="dxa"/>
            <w:tcBorders>
              <w:bottom w:val="single" w:sz="8" w:space="0" w:color="000000"/>
              <w:right w:val="single" w:sz="8" w:space="0" w:color="000000"/>
            </w:tcBorders>
            <w:shd w:val="clear" w:color="auto" w:fill="auto"/>
            <w:vAlign w:val="center"/>
          </w:tcPr>
          <w:p w14:paraId="6741D8BB"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64246F60" w14:textId="0126752B"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47DEF2D7"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688F0E5" w14:textId="77777777" w:rsidR="008859F6" w:rsidRDefault="008859F6" w:rsidP="008859F6">
            <w:pPr>
              <w:jc w:val="center"/>
              <w:rPr>
                <w:color w:val="000000"/>
                <w:sz w:val="24"/>
                <w:szCs w:val="24"/>
                <w:lang w:eastAsia="pt-BR"/>
              </w:rPr>
            </w:pPr>
            <w:r>
              <w:rPr>
                <w:color w:val="000000"/>
                <w:sz w:val="24"/>
                <w:szCs w:val="24"/>
                <w:lang w:eastAsia="pt-BR"/>
              </w:rPr>
              <w:t>9</w:t>
            </w:r>
          </w:p>
        </w:tc>
        <w:tc>
          <w:tcPr>
            <w:tcW w:w="1367" w:type="dxa"/>
            <w:tcBorders>
              <w:bottom w:val="single" w:sz="8" w:space="0" w:color="000000"/>
              <w:right w:val="single" w:sz="8" w:space="0" w:color="000000"/>
            </w:tcBorders>
            <w:shd w:val="clear" w:color="auto" w:fill="auto"/>
            <w:vAlign w:val="center"/>
          </w:tcPr>
          <w:p w14:paraId="5E8E5256"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14F9A295" w14:textId="613DC5EC"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7715A1B"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4F16EB3C" w14:textId="77777777" w:rsidR="008859F6" w:rsidRDefault="008859F6" w:rsidP="008859F6">
            <w:pPr>
              <w:jc w:val="center"/>
              <w:rPr>
                <w:color w:val="000000"/>
                <w:sz w:val="24"/>
                <w:szCs w:val="24"/>
                <w:lang w:eastAsia="pt-BR"/>
              </w:rPr>
            </w:pPr>
            <w:r>
              <w:rPr>
                <w:color w:val="000000"/>
                <w:sz w:val="24"/>
                <w:szCs w:val="24"/>
                <w:lang w:eastAsia="pt-BR"/>
              </w:rPr>
              <w:t>10</w:t>
            </w:r>
          </w:p>
        </w:tc>
        <w:tc>
          <w:tcPr>
            <w:tcW w:w="1367" w:type="dxa"/>
            <w:tcBorders>
              <w:bottom w:val="single" w:sz="8" w:space="0" w:color="000000"/>
              <w:right w:val="single" w:sz="8" w:space="0" w:color="000000"/>
            </w:tcBorders>
            <w:shd w:val="clear" w:color="auto" w:fill="auto"/>
            <w:vAlign w:val="center"/>
          </w:tcPr>
          <w:p w14:paraId="3D4B416D"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0B19CA44" w14:textId="168FF53C"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46EAE468"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29AC1FB" w14:textId="77777777" w:rsidR="008859F6" w:rsidRDefault="008859F6" w:rsidP="008859F6">
            <w:pPr>
              <w:jc w:val="center"/>
              <w:rPr>
                <w:color w:val="000000"/>
                <w:sz w:val="24"/>
                <w:szCs w:val="24"/>
                <w:lang w:eastAsia="pt-BR"/>
              </w:rPr>
            </w:pPr>
            <w:r>
              <w:rPr>
                <w:color w:val="000000"/>
                <w:sz w:val="24"/>
                <w:szCs w:val="24"/>
                <w:lang w:eastAsia="pt-BR"/>
              </w:rPr>
              <w:t>12</w:t>
            </w:r>
          </w:p>
        </w:tc>
        <w:tc>
          <w:tcPr>
            <w:tcW w:w="1367" w:type="dxa"/>
            <w:tcBorders>
              <w:bottom w:val="single" w:sz="8" w:space="0" w:color="000000"/>
              <w:right w:val="single" w:sz="8" w:space="0" w:color="000000"/>
            </w:tcBorders>
            <w:shd w:val="clear" w:color="auto" w:fill="auto"/>
            <w:vAlign w:val="center"/>
          </w:tcPr>
          <w:p w14:paraId="1610A3E9"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176CE070" w14:textId="77713335"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68037D93"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3C493AB4" w14:textId="77777777" w:rsidR="008859F6" w:rsidRDefault="008859F6" w:rsidP="008859F6">
            <w:pPr>
              <w:jc w:val="center"/>
              <w:rPr>
                <w:color w:val="000000"/>
                <w:sz w:val="24"/>
                <w:szCs w:val="24"/>
                <w:lang w:eastAsia="pt-BR"/>
              </w:rPr>
            </w:pPr>
            <w:r>
              <w:rPr>
                <w:color w:val="000000"/>
                <w:sz w:val="24"/>
                <w:szCs w:val="24"/>
                <w:lang w:eastAsia="pt-BR"/>
              </w:rPr>
              <w:t>13</w:t>
            </w:r>
          </w:p>
        </w:tc>
        <w:tc>
          <w:tcPr>
            <w:tcW w:w="1367" w:type="dxa"/>
            <w:tcBorders>
              <w:bottom w:val="single" w:sz="8" w:space="0" w:color="000000"/>
              <w:right w:val="single" w:sz="8" w:space="0" w:color="000000"/>
            </w:tcBorders>
            <w:shd w:val="clear" w:color="auto" w:fill="auto"/>
            <w:vAlign w:val="center"/>
          </w:tcPr>
          <w:p w14:paraId="605DEBD2"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8" w:space="0" w:color="000000"/>
              <w:right w:val="single" w:sz="8" w:space="0" w:color="000000"/>
            </w:tcBorders>
            <w:shd w:val="clear" w:color="auto" w:fill="auto"/>
            <w:vAlign w:val="center"/>
          </w:tcPr>
          <w:p w14:paraId="0E2CCEBA" w14:textId="723C3286"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4A076899"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68F55F98" w14:textId="77777777" w:rsidR="008859F6" w:rsidRDefault="008859F6" w:rsidP="008859F6">
            <w:pPr>
              <w:jc w:val="center"/>
              <w:rPr>
                <w:color w:val="000000"/>
                <w:sz w:val="24"/>
                <w:szCs w:val="24"/>
                <w:lang w:eastAsia="pt-BR"/>
              </w:rPr>
            </w:pPr>
            <w:r>
              <w:rPr>
                <w:color w:val="000000"/>
                <w:sz w:val="24"/>
                <w:szCs w:val="24"/>
                <w:lang w:eastAsia="pt-BR"/>
              </w:rPr>
              <w:t>14</w:t>
            </w:r>
          </w:p>
        </w:tc>
        <w:tc>
          <w:tcPr>
            <w:tcW w:w="1367" w:type="dxa"/>
            <w:tcBorders>
              <w:bottom w:val="single" w:sz="8" w:space="0" w:color="000000"/>
              <w:right w:val="single" w:sz="8" w:space="0" w:color="000000"/>
            </w:tcBorders>
            <w:shd w:val="clear" w:color="auto" w:fill="auto"/>
            <w:vAlign w:val="center"/>
          </w:tcPr>
          <w:p w14:paraId="28613957"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34E18065" w14:textId="4FEACF54"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8859F6" w14:paraId="456BE9BA"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944A17B" w14:textId="77777777" w:rsidR="008859F6" w:rsidRDefault="008859F6" w:rsidP="008859F6">
            <w:pPr>
              <w:jc w:val="center"/>
              <w:rPr>
                <w:color w:val="000000"/>
                <w:sz w:val="24"/>
                <w:szCs w:val="24"/>
                <w:lang w:eastAsia="pt-BR"/>
              </w:rPr>
            </w:pPr>
            <w:r>
              <w:rPr>
                <w:color w:val="000000"/>
                <w:sz w:val="24"/>
                <w:szCs w:val="24"/>
                <w:lang w:eastAsia="pt-BR"/>
              </w:rPr>
              <w:t>15</w:t>
            </w:r>
          </w:p>
        </w:tc>
        <w:tc>
          <w:tcPr>
            <w:tcW w:w="1367" w:type="dxa"/>
            <w:tcBorders>
              <w:bottom w:val="single" w:sz="4" w:space="0" w:color="000000"/>
              <w:right w:val="single" w:sz="8" w:space="0" w:color="000000"/>
            </w:tcBorders>
            <w:shd w:val="clear" w:color="auto" w:fill="auto"/>
            <w:vAlign w:val="center"/>
          </w:tcPr>
          <w:p w14:paraId="78F3B4BC"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38699452" w14:textId="446CD423"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4DD5BE78"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57F2598A"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761DC3A"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504A4F6C" w14:textId="5E130711"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52796B04"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BF8F270" w14:textId="77777777" w:rsidR="008859F6" w:rsidRDefault="008859F6" w:rsidP="008859F6">
            <w:pPr>
              <w:jc w:val="center"/>
              <w:rPr>
                <w:color w:val="000000"/>
                <w:sz w:val="24"/>
                <w:szCs w:val="24"/>
                <w:lang w:eastAsia="pt-BR"/>
              </w:rPr>
            </w:pPr>
            <w:r>
              <w:rPr>
                <w:color w:val="000000"/>
                <w:sz w:val="24"/>
                <w:szCs w:val="24"/>
                <w:lang w:eastAsia="pt-BR"/>
              </w:rPr>
              <w:t>16</w:t>
            </w:r>
          </w:p>
        </w:tc>
        <w:tc>
          <w:tcPr>
            <w:tcW w:w="1367" w:type="dxa"/>
            <w:tcBorders>
              <w:bottom w:val="single" w:sz="4" w:space="0" w:color="000000"/>
              <w:right w:val="single" w:sz="8" w:space="0" w:color="000000"/>
            </w:tcBorders>
            <w:shd w:val="clear" w:color="auto" w:fill="auto"/>
            <w:vAlign w:val="center"/>
          </w:tcPr>
          <w:p w14:paraId="38797B4B"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4" w:space="0" w:color="000000"/>
              <w:right w:val="single" w:sz="8" w:space="0" w:color="000000"/>
            </w:tcBorders>
            <w:shd w:val="clear" w:color="auto" w:fill="auto"/>
            <w:vAlign w:val="center"/>
          </w:tcPr>
          <w:p w14:paraId="277BC676" w14:textId="5DB95789"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735DCDE7"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70B639A"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AF8DB0C"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8" w:space="0" w:color="000000"/>
              <w:right w:val="single" w:sz="8" w:space="0" w:color="000000"/>
            </w:tcBorders>
            <w:shd w:val="clear" w:color="auto" w:fill="auto"/>
            <w:vAlign w:val="center"/>
          </w:tcPr>
          <w:p w14:paraId="27F81581" w14:textId="3EF203C7"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7C77CF72"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70B1012A" w14:textId="77777777" w:rsidR="008859F6" w:rsidRDefault="008859F6" w:rsidP="008859F6">
            <w:pPr>
              <w:jc w:val="center"/>
              <w:rPr>
                <w:color w:val="000000"/>
                <w:sz w:val="24"/>
                <w:szCs w:val="24"/>
                <w:lang w:eastAsia="pt-BR"/>
              </w:rPr>
            </w:pPr>
            <w:r>
              <w:rPr>
                <w:color w:val="000000"/>
                <w:sz w:val="24"/>
                <w:szCs w:val="24"/>
                <w:lang w:eastAsia="pt-BR"/>
              </w:rPr>
              <w:t>17</w:t>
            </w:r>
          </w:p>
        </w:tc>
        <w:tc>
          <w:tcPr>
            <w:tcW w:w="1367" w:type="dxa"/>
            <w:tcBorders>
              <w:bottom w:val="single" w:sz="4" w:space="0" w:color="000000"/>
              <w:right w:val="single" w:sz="8" w:space="0" w:color="000000"/>
            </w:tcBorders>
            <w:shd w:val="clear" w:color="auto" w:fill="auto"/>
            <w:vAlign w:val="center"/>
          </w:tcPr>
          <w:p w14:paraId="518697FA"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4" w:space="0" w:color="000000"/>
              <w:right w:val="single" w:sz="8" w:space="0" w:color="000000"/>
            </w:tcBorders>
            <w:shd w:val="clear" w:color="auto" w:fill="auto"/>
            <w:vAlign w:val="center"/>
          </w:tcPr>
          <w:p w14:paraId="33812511" w14:textId="2175E222"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08FEE697" w14:textId="77777777" w:rsidTr="008859F6">
        <w:trPr>
          <w:trHeight w:val="300"/>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B5E3330" w14:textId="77777777" w:rsidR="008859F6" w:rsidRDefault="008859F6" w:rsidP="008859F6">
            <w:pPr>
              <w:rPr>
                <w:color w:val="000000"/>
                <w:sz w:val="24"/>
                <w:szCs w:val="24"/>
                <w:lang w:eastAsia="pt-BR"/>
              </w:rPr>
            </w:pPr>
          </w:p>
        </w:tc>
        <w:tc>
          <w:tcPr>
            <w:tcW w:w="1367" w:type="dxa"/>
            <w:tcBorders>
              <w:bottom w:val="single" w:sz="4" w:space="0" w:color="000000"/>
              <w:right w:val="single" w:sz="8" w:space="0" w:color="000000"/>
            </w:tcBorders>
            <w:shd w:val="clear" w:color="auto" w:fill="auto"/>
            <w:vAlign w:val="center"/>
          </w:tcPr>
          <w:p w14:paraId="07DE8C23"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4" w:space="0" w:color="000000"/>
              <w:right w:val="single" w:sz="8" w:space="0" w:color="000000"/>
            </w:tcBorders>
            <w:shd w:val="clear" w:color="auto" w:fill="auto"/>
            <w:vAlign w:val="center"/>
          </w:tcPr>
          <w:p w14:paraId="7FB2CA11" w14:textId="02FC675C"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70F2C4B7"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35E0DE70"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EC22F47"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4A9C804C" w14:textId="6C31AB6F"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8859F6" w14:paraId="21D24345"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2C7189E8" w14:textId="77777777" w:rsidR="008859F6" w:rsidRDefault="008859F6" w:rsidP="008859F6">
            <w:pPr>
              <w:jc w:val="center"/>
              <w:rPr>
                <w:color w:val="000000"/>
                <w:sz w:val="24"/>
                <w:szCs w:val="24"/>
                <w:lang w:eastAsia="pt-BR"/>
              </w:rPr>
            </w:pPr>
            <w:r>
              <w:rPr>
                <w:color w:val="000000"/>
                <w:sz w:val="24"/>
                <w:szCs w:val="24"/>
                <w:lang w:eastAsia="pt-BR"/>
              </w:rPr>
              <w:t>18</w:t>
            </w:r>
          </w:p>
        </w:tc>
        <w:tc>
          <w:tcPr>
            <w:tcW w:w="1367" w:type="dxa"/>
            <w:tcBorders>
              <w:bottom w:val="single" w:sz="4" w:space="0" w:color="000000"/>
              <w:right w:val="single" w:sz="8" w:space="0" w:color="000000"/>
            </w:tcBorders>
            <w:shd w:val="clear" w:color="auto" w:fill="auto"/>
            <w:vAlign w:val="center"/>
          </w:tcPr>
          <w:p w14:paraId="1AC452A3"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78A30A62" w14:textId="0A10392E"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4A1C147F"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A6B76AD"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7B47EB3"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526D672D" w14:textId="43F280D2"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5F9D8F1F"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324B1C3C" w14:textId="77777777" w:rsidR="008859F6" w:rsidRDefault="008859F6" w:rsidP="008859F6">
            <w:pPr>
              <w:jc w:val="center"/>
              <w:rPr>
                <w:color w:val="000000"/>
                <w:sz w:val="24"/>
                <w:szCs w:val="24"/>
                <w:lang w:eastAsia="pt-BR"/>
              </w:rPr>
            </w:pPr>
            <w:r>
              <w:rPr>
                <w:color w:val="000000"/>
                <w:sz w:val="24"/>
                <w:szCs w:val="24"/>
                <w:lang w:eastAsia="pt-BR"/>
              </w:rPr>
              <w:t>20</w:t>
            </w:r>
          </w:p>
        </w:tc>
        <w:tc>
          <w:tcPr>
            <w:tcW w:w="1367" w:type="dxa"/>
            <w:tcBorders>
              <w:bottom w:val="single" w:sz="4" w:space="0" w:color="000000"/>
              <w:right w:val="single" w:sz="8" w:space="0" w:color="000000"/>
            </w:tcBorders>
            <w:shd w:val="clear" w:color="auto" w:fill="auto"/>
            <w:vAlign w:val="center"/>
          </w:tcPr>
          <w:p w14:paraId="06870A4F"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4" w:space="0" w:color="000000"/>
              <w:right w:val="single" w:sz="8" w:space="0" w:color="000000"/>
            </w:tcBorders>
            <w:shd w:val="clear" w:color="auto" w:fill="auto"/>
            <w:vAlign w:val="center"/>
          </w:tcPr>
          <w:p w14:paraId="05A32A61" w14:textId="72185852"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13DCA0EA"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3A8887D5"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2CFBB9D" w14:textId="77777777" w:rsidR="008859F6" w:rsidRPr="008859F6" w:rsidRDefault="008859F6" w:rsidP="008859F6">
            <w:pPr>
              <w:jc w:val="right"/>
              <w:rPr>
                <w:color w:val="000000"/>
                <w:sz w:val="24"/>
                <w:szCs w:val="24"/>
                <w:lang w:eastAsia="pt-BR"/>
              </w:rPr>
            </w:pPr>
            <w:r w:rsidRPr="008859F6">
              <w:rPr>
                <w:color w:val="000000"/>
                <w:sz w:val="24"/>
                <w:szCs w:val="24"/>
                <w:lang w:eastAsia="pt-BR"/>
              </w:rPr>
              <w:t>7</w:t>
            </w:r>
          </w:p>
        </w:tc>
        <w:tc>
          <w:tcPr>
            <w:tcW w:w="1180" w:type="dxa"/>
            <w:tcBorders>
              <w:bottom w:val="single" w:sz="8" w:space="0" w:color="000000"/>
              <w:right w:val="single" w:sz="8" w:space="0" w:color="000000"/>
            </w:tcBorders>
            <w:shd w:val="clear" w:color="auto" w:fill="auto"/>
            <w:vAlign w:val="center"/>
          </w:tcPr>
          <w:p w14:paraId="165D4995" w14:textId="6611CFD9" w:rsidR="008859F6" w:rsidRPr="008859F6" w:rsidRDefault="008859F6" w:rsidP="008859F6">
            <w:pPr>
              <w:jc w:val="right"/>
              <w:rPr>
                <w:color w:val="000000"/>
                <w:sz w:val="24"/>
                <w:szCs w:val="24"/>
                <w:lang w:eastAsia="pt-BR"/>
              </w:rPr>
            </w:pPr>
            <w:r w:rsidRPr="008859F6">
              <w:rPr>
                <w:color w:val="000000"/>
                <w:sz w:val="24"/>
                <w:szCs w:val="24"/>
                <w:lang w:eastAsia="pt-BR"/>
              </w:rPr>
              <w:t>7</w:t>
            </w:r>
          </w:p>
        </w:tc>
      </w:tr>
      <w:tr w:rsidR="008859F6" w14:paraId="01197351"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215E4F0" w14:textId="77777777" w:rsidR="008859F6" w:rsidRDefault="008859F6" w:rsidP="008859F6">
            <w:pPr>
              <w:jc w:val="center"/>
              <w:rPr>
                <w:color w:val="000000"/>
                <w:sz w:val="24"/>
                <w:szCs w:val="24"/>
                <w:lang w:eastAsia="pt-BR"/>
              </w:rPr>
            </w:pPr>
            <w:r>
              <w:rPr>
                <w:color w:val="000000"/>
                <w:sz w:val="24"/>
                <w:szCs w:val="24"/>
                <w:lang w:eastAsia="pt-BR"/>
              </w:rPr>
              <w:t>21</w:t>
            </w:r>
          </w:p>
        </w:tc>
        <w:tc>
          <w:tcPr>
            <w:tcW w:w="1367" w:type="dxa"/>
            <w:tcBorders>
              <w:bottom w:val="single" w:sz="4" w:space="0" w:color="000000"/>
              <w:right w:val="single" w:sz="8" w:space="0" w:color="000000"/>
            </w:tcBorders>
            <w:shd w:val="clear" w:color="auto" w:fill="auto"/>
            <w:vAlign w:val="center"/>
          </w:tcPr>
          <w:p w14:paraId="6CFC79F1"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4" w:space="0" w:color="000000"/>
              <w:right w:val="single" w:sz="8" w:space="0" w:color="000000"/>
            </w:tcBorders>
            <w:shd w:val="clear" w:color="auto" w:fill="auto"/>
            <w:vAlign w:val="center"/>
          </w:tcPr>
          <w:p w14:paraId="2CDEF994" w14:textId="7646ACE5"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BF4E0B2"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4869A804"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185F8722"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23CFF4F3" w14:textId="6149BC29"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0F0E5B" w14:paraId="1D7FE16C" w14:textId="77777777" w:rsidTr="008859F6">
        <w:trPr>
          <w:trHeight w:val="300"/>
          <w:jc w:val="center"/>
        </w:trPr>
        <w:tc>
          <w:tcPr>
            <w:tcW w:w="1141" w:type="dxa"/>
            <w:shd w:val="clear" w:color="000000" w:fill="000000"/>
            <w:vAlign w:val="bottom"/>
          </w:tcPr>
          <w:p w14:paraId="7C5D055F"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1367" w:type="dxa"/>
            <w:shd w:val="clear" w:color="000000" w:fill="000000"/>
            <w:vAlign w:val="bottom"/>
          </w:tcPr>
          <w:p w14:paraId="17A3FF55" w14:textId="77777777" w:rsidR="000F0E5B" w:rsidRDefault="00126F3B">
            <w:pPr>
              <w:jc w:val="right"/>
              <w:rPr>
                <w:b/>
                <w:bCs/>
                <w:color w:val="FFFFFF"/>
                <w:sz w:val="24"/>
                <w:szCs w:val="24"/>
                <w:lang w:eastAsia="pt-BR"/>
              </w:rPr>
            </w:pPr>
            <w:r>
              <w:rPr>
                <w:b/>
                <w:bCs/>
                <w:color w:val="FFFFFF"/>
                <w:sz w:val="24"/>
                <w:szCs w:val="24"/>
                <w:lang w:eastAsia="pt-BR"/>
              </w:rPr>
              <w:t>26</w:t>
            </w:r>
          </w:p>
        </w:tc>
        <w:tc>
          <w:tcPr>
            <w:tcW w:w="1180" w:type="dxa"/>
            <w:shd w:val="clear" w:color="000000" w:fill="000000"/>
            <w:vAlign w:val="bottom"/>
          </w:tcPr>
          <w:p w14:paraId="09871010" w14:textId="77777777" w:rsidR="000F0E5B" w:rsidRDefault="00126F3B">
            <w:pPr>
              <w:jc w:val="right"/>
              <w:rPr>
                <w:b/>
                <w:bCs/>
                <w:color w:val="FFFFFF"/>
                <w:sz w:val="24"/>
                <w:szCs w:val="24"/>
                <w:lang w:eastAsia="pt-BR"/>
              </w:rPr>
            </w:pPr>
            <w:r>
              <w:rPr>
                <w:b/>
                <w:bCs/>
                <w:color w:val="FFFFFF"/>
                <w:sz w:val="24"/>
                <w:szCs w:val="24"/>
                <w:lang w:eastAsia="pt-BR"/>
              </w:rPr>
              <w:t>26</w:t>
            </w:r>
          </w:p>
        </w:tc>
      </w:tr>
    </w:tbl>
    <w:p w14:paraId="4DF7BB22" w14:textId="77777777" w:rsidR="000F0E5B" w:rsidRDefault="00126F3B">
      <w:pPr>
        <w:jc w:val="center"/>
        <w:rPr>
          <w:sz w:val="24"/>
          <w:szCs w:val="24"/>
        </w:rPr>
      </w:pPr>
      <w:r>
        <w:rPr>
          <w:sz w:val="24"/>
          <w:szCs w:val="24"/>
        </w:rPr>
        <w:t>Tabela XX – Imagens com problemas por indivíduo</w:t>
      </w:r>
    </w:p>
    <w:p w14:paraId="24324011" w14:textId="77777777" w:rsidR="00523EF4" w:rsidRDefault="00523EF4" w:rsidP="00523EF4">
      <w:pPr>
        <w:ind w:firstLine="720"/>
        <w:rPr>
          <w:sz w:val="24"/>
          <w:szCs w:val="24"/>
        </w:rPr>
      </w:pPr>
    </w:p>
    <w:p w14:paraId="7C5E8616" w14:textId="1AFB7EC4" w:rsidR="00CF7B48" w:rsidRDefault="00F539C7" w:rsidP="00F539C7">
      <w:pPr>
        <w:ind w:firstLine="720"/>
        <w:rPr>
          <w:sz w:val="24"/>
          <w:szCs w:val="24"/>
        </w:rPr>
      </w:pPr>
      <w:r>
        <w:rPr>
          <w:sz w:val="24"/>
          <w:szCs w:val="24"/>
        </w:rPr>
        <w:t xml:space="preserve">Por utilizarem o mesmo modelo, não é nenhuma surpresa que </w:t>
      </w:r>
      <w:r w:rsidR="008859F6">
        <w:rPr>
          <w:sz w:val="24"/>
          <w:szCs w:val="24"/>
        </w:rPr>
        <w:t xml:space="preserve">os erros encontrados </w:t>
      </w:r>
      <w:r>
        <w:rPr>
          <w:sz w:val="24"/>
          <w:szCs w:val="24"/>
        </w:rPr>
        <w:t>sejam</w:t>
      </w:r>
      <w:r w:rsidR="008859F6">
        <w:rPr>
          <w:sz w:val="24"/>
          <w:szCs w:val="24"/>
        </w:rPr>
        <w:t xml:space="preserve"> os mesmo em ambos os algoritmos</w:t>
      </w:r>
      <w:r w:rsidR="00126F3B">
        <w:rPr>
          <w:sz w:val="24"/>
          <w:szCs w:val="24"/>
        </w:rPr>
        <w:t>.</w:t>
      </w:r>
      <w:r>
        <w:rPr>
          <w:sz w:val="24"/>
          <w:szCs w:val="24"/>
        </w:rPr>
        <w:t xml:space="preserve"> Porém, cabe uma análise sobre quais tipos de erro foram mais proeminentes durante os testes.</w:t>
      </w:r>
    </w:p>
    <w:p w14:paraId="4C3565CE" w14:textId="3ED6E861" w:rsidR="00F539C7" w:rsidRPr="00F539C7" w:rsidRDefault="00F539C7" w:rsidP="00F539C7">
      <w:pPr>
        <w:pStyle w:val="PargrafodaLista"/>
        <w:numPr>
          <w:ilvl w:val="0"/>
          <w:numId w:val="15"/>
        </w:numPr>
        <w:rPr>
          <w:rFonts w:eastAsiaTheme="minorEastAsia"/>
          <w:sz w:val="24"/>
          <w:szCs w:val="24"/>
        </w:rPr>
      </w:pPr>
      <w:r>
        <w:rPr>
          <w:rFonts w:eastAsiaTheme="minorEastAsia"/>
          <w:sz w:val="24"/>
          <w:szCs w:val="24"/>
        </w:rPr>
        <w:t>Tipos de oclusão – Todos os tipos de oclusão encontrados na base de dados</w:t>
      </w:r>
    </w:p>
    <w:p w14:paraId="331C77D9" w14:textId="77777777" w:rsidR="00F539C7" w:rsidRPr="00F539C7" w:rsidRDefault="00F539C7" w:rsidP="00F539C7">
      <w:pPr>
        <w:pStyle w:val="PargrafodaLista"/>
        <w:numPr>
          <w:ilvl w:val="0"/>
          <w:numId w:val="15"/>
        </w:numPr>
        <w:rPr>
          <w:sz w:val="24"/>
          <w:szCs w:val="24"/>
        </w:rPr>
      </w:pPr>
      <w:r>
        <w:rPr>
          <w:rFonts w:eastAsiaTheme="minorEastAsia"/>
          <w:sz w:val="24"/>
          <w:szCs w:val="24"/>
        </w:rPr>
        <w:t>Quantidade – Quantidade de ocorrências de cada erro.</w:t>
      </w:r>
    </w:p>
    <w:p w14:paraId="51624DA8" w14:textId="730C1F5F" w:rsidR="00F539C7" w:rsidRDefault="00F539C7" w:rsidP="00F539C7">
      <w:pPr>
        <w:pStyle w:val="PargrafodaLista"/>
        <w:rPr>
          <w:sz w:val="24"/>
          <w:szCs w:val="24"/>
        </w:rPr>
      </w:pPr>
      <w:r>
        <w:rPr>
          <w:rFonts w:eastAsiaTheme="minorEastAsia"/>
          <w:sz w:val="24"/>
          <w:szCs w:val="24"/>
        </w:rPr>
        <w:t xml:space="preserve"> </w:t>
      </w:r>
    </w:p>
    <w:tbl>
      <w:tblPr>
        <w:tblW w:w="3280" w:type="dxa"/>
        <w:jc w:val="center"/>
        <w:tblCellMar>
          <w:left w:w="70" w:type="dxa"/>
          <w:right w:w="70" w:type="dxa"/>
        </w:tblCellMar>
        <w:tblLook w:val="04A0" w:firstRow="1" w:lastRow="0" w:firstColumn="1" w:lastColumn="0" w:noHBand="0" w:noVBand="1"/>
      </w:tblPr>
      <w:tblGrid>
        <w:gridCol w:w="1860"/>
        <w:gridCol w:w="1420"/>
      </w:tblGrid>
      <w:tr w:rsidR="00CF7B48" w:rsidRPr="00CF7B48" w14:paraId="2279B13C" w14:textId="77777777" w:rsidTr="00CF7B48">
        <w:trPr>
          <w:trHeight w:val="300"/>
          <w:jc w:val="center"/>
        </w:trPr>
        <w:tc>
          <w:tcPr>
            <w:tcW w:w="1860" w:type="dxa"/>
            <w:tcBorders>
              <w:top w:val="single" w:sz="4" w:space="0" w:color="000000"/>
              <w:left w:val="single" w:sz="4" w:space="0" w:color="000000"/>
              <w:bottom w:val="nil"/>
              <w:right w:val="nil"/>
            </w:tcBorders>
            <w:shd w:val="clear" w:color="000000" w:fill="000000"/>
            <w:noWrap/>
            <w:vAlign w:val="bottom"/>
            <w:hideMark/>
          </w:tcPr>
          <w:p w14:paraId="0EA3D009"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Tipos de oclusão</w:t>
            </w:r>
          </w:p>
        </w:tc>
        <w:tc>
          <w:tcPr>
            <w:tcW w:w="1420" w:type="dxa"/>
            <w:tcBorders>
              <w:top w:val="single" w:sz="4" w:space="0" w:color="000000"/>
              <w:left w:val="nil"/>
              <w:bottom w:val="nil"/>
              <w:right w:val="single" w:sz="4" w:space="0" w:color="000000"/>
            </w:tcBorders>
            <w:shd w:val="clear" w:color="000000" w:fill="000000"/>
            <w:noWrap/>
            <w:vAlign w:val="bottom"/>
            <w:hideMark/>
          </w:tcPr>
          <w:p w14:paraId="3D70910F"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Quantidade</w:t>
            </w:r>
          </w:p>
        </w:tc>
      </w:tr>
      <w:tr w:rsidR="00CF7B48" w:rsidRPr="00CF7B48" w14:paraId="6DB1E211"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1911AE5"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Chapéu</w:t>
            </w:r>
          </w:p>
        </w:tc>
        <w:tc>
          <w:tcPr>
            <w:tcW w:w="1420" w:type="dxa"/>
            <w:tcBorders>
              <w:top w:val="single" w:sz="4" w:space="0" w:color="000000"/>
              <w:left w:val="nil"/>
              <w:bottom w:val="nil"/>
              <w:right w:val="single" w:sz="4" w:space="0" w:color="000000"/>
            </w:tcBorders>
            <w:shd w:val="clear" w:color="auto" w:fill="auto"/>
            <w:noWrap/>
            <w:vAlign w:val="bottom"/>
            <w:hideMark/>
          </w:tcPr>
          <w:p w14:paraId="26C1A3B3" w14:textId="0E392EC7" w:rsidR="00CF7B48" w:rsidRPr="00CF7B48" w:rsidRDefault="006C0B2A" w:rsidP="00CF7B48">
            <w:pPr>
              <w:spacing w:line="240" w:lineRule="auto"/>
              <w:contextualSpacing w:val="0"/>
              <w:jc w:val="right"/>
              <w:rPr>
                <w:rFonts w:ascii="Calibri" w:hAnsi="Calibri" w:cs="Calibri"/>
                <w:color w:val="000000"/>
              </w:rPr>
            </w:pPr>
            <w:r>
              <w:rPr>
                <w:rFonts w:ascii="Calibri" w:hAnsi="Calibri" w:cs="Calibri"/>
                <w:color w:val="000000"/>
              </w:rPr>
              <w:t>2</w:t>
            </w:r>
          </w:p>
        </w:tc>
      </w:tr>
      <w:tr w:rsidR="00CF7B48" w:rsidRPr="00CF7B48" w14:paraId="5D8459CF"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5C3A906C"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Máscara</w:t>
            </w:r>
          </w:p>
        </w:tc>
        <w:tc>
          <w:tcPr>
            <w:tcW w:w="1420" w:type="dxa"/>
            <w:tcBorders>
              <w:top w:val="single" w:sz="4" w:space="0" w:color="000000"/>
              <w:left w:val="nil"/>
              <w:bottom w:val="nil"/>
              <w:right w:val="single" w:sz="4" w:space="0" w:color="000000"/>
            </w:tcBorders>
            <w:shd w:val="clear" w:color="auto" w:fill="auto"/>
            <w:noWrap/>
            <w:vAlign w:val="bottom"/>
            <w:hideMark/>
          </w:tcPr>
          <w:p w14:paraId="4DC36EF4" w14:textId="04959112" w:rsidR="00CF7B48" w:rsidRPr="00CF7B48" w:rsidRDefault="00CF7B48" w:rsidP="006C0B2A">
            <w:pPr>
              <w:spacing w:line="240" w:lineRule="auto"/>
              <w:contextualSpacing w:val="0"/>
              <w:jc w:val="right"/>
              <w:rPr>
                <w:rFonts w:ascii="Calibri" w:hAnsi="Calibri" w:cs="Calibri"/>
                <w:color w:val="000000"/>
              </w:rPr>
            </w:pPr>
            <w:r w:rsidRPr="00CF7B48">
              <w:rPr>
                <w:rFonts w:ascii="Calibri" w:hAnsi="Calibri" w:cs="Calibri"/>
                <w:color w:val="000000"/>
              </w:rPr>
              <w:t>1</w:t>
            </w:r>
            <w:r w:rsidR="006C0B2A">
              <w:rPr>
                <w:rFonts w:ascii="Calibri" w:hAnsi="Calibri" w:cs="Calibri"/>
                <w:color w:val="000000"/>
              </w:rPr>
              <w:t>1</w:t>
            </w:r>
          </w:p>
        </w:tc>
      </w:tr>
      <w:tr w:rsidR="00CF7B48" w:rsidRPr="00CF7B48" w14:paraId="38FC53F5"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9764BDE"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Mãos</w:t>
            </w:r>
          </w:p>
        </w:tc>
        <w:tc>
          <w:tcPr>
            <w:tcW w:w="1420" w:type="dxa"/>
            <w:tcBorders>
              <w:top w:val="single" w:sz="4" w:space="0" w:color="000000"/>
              <w:left w:val="nil"/>
              <w:bottom w:val="nil"/>
              <w:right w:val="single" w:sz="4" w:space="0" w:color="000000"/>
            </w:tcBorders>
            <w:shd w:val="clear" w:color="auto" w:fill="auto"/>
            <w:noWrap/>
            <w:vAlign w:val="bottom"/>
            <w:hideMark/>
          </w:tcPr>
          <w:p w14:paraId="0A494C2F" w14:textId="573DC29A" w:rsidR="00CF7B48" w:rsidRPr="00CF7B48" w:rsidRDefault="006C0B2A" w:rsidP="00CF7B48">
            <w:pPr>
              <w:spacing w:line="240" w:lineRule="auto"/>
              <w:contextualSpacing w:val="0"/>
              <w:jc w:val="right"/>
              <w:rPr>
                <w:rFonts w:ascii="Calibri" w:hAnsi="Calibri" w:cs="Calibri"/>
                <w:color w:val="000000"/>
              </w:rPr>
            </w:pPr>
            <w:r>
              <w:rPr>
                <w:rFonts w:ascii="Calibri" w:hAnsi="Calibri" w:cs="Calibri"/>
                <w:color w:val="000000"/>
              </w:rPr>
              <w:t>4</w:t>
            </w:r>
          </w:p>
        </w:tc>
      </w:tr>
      <w:tr w:rsidR="00CF7B48" w:rsidRPr="00CF7B48" w14:paraId="35D4968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432DB046"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Ângulo</w:t>
            </w:r>
          </w:p>
        </w:tc>
        <w:tc>
          <w:tcPr>
            <w:tcW w:w="1420" w:type="dxa"/>
            <w:tcBorders>
              <w:top w:val="single" w:sz="4" w:space="0" w:color="000000"/>
              <w:left w:val="nil"/>
              <w:bottom w:val="nil"/>
              <w:right w:val="single" w:sz="4" w:space="0" w:color="000000"/>
            </w:tcBorders>
            <w:shd w:val="clear" w:color="auto" w:fill="auto"/>
            <w:noWrap/>
            <w:vAlign w:val="bottom"/>
            <w:hideMark/>
          </w:tcPr>
          <w:p w14:paraId="4AD05834"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1</w:t>
            </w:r>
          </w:p>
        </w:tc>
      </w:tr>
      <w:tr w:rsidR="00CF7B48" w:rsidRPr="00CF7B48" w14:paraId="5E29626C"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79EEE57"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Cabelo</w:t>
            </w:r>
          </w:p>
        </w:tc>
        <w:tc>
          <w:tcPr>
            <w:tcW w:w="1420" w:type="dxa"/>
            <w:tcBorders>
              <w:top w:val="single" w:sz="4" w:space="0" w:color="000000"/>
              <w:left w:val="nil"/>
              <w:bottom w:val="nil"/>
              <w:right w:val="single" w:sz="4" w:space="0" w:color="000000"/>
            </w:tcBorders>
            <w:shd w:val="clear" w:color="auto" w:fill="auto"/>
            <w:noWrap/>
            <w:vAlign w:val="bottom"/>
            <w:hideMark/>
          </w:tcPr>
          <w:p w14:paraId="672A55C5"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1</w:t>
            </w:r>
          </w:p>
        </w:tc>
      </w:tr>
      <w:tr w:rsidR="00CF7B48" w:rsidRPr="00CF7B48" w14:paraId="365AF9C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74B1ACBC"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Careta</w:t>
            </w:r>
          </w:p>
        </w:tc>
        <w:tc>
          <w:tcPr>
            <w:tcW w:w="1420" w:type="dxa"/>
            <w:tcBorders>
              <w:top w:val="single" w:sz="4" w:space="0" w:color="000000"/>
              <w:left w:val="nil"/>
              <w:bottom w:val="nil"/>
              <w:right w:val="single" w:sz="4" w:space="0" w:color="000000"/>
            </w:tcBorders>
            <w:shd w:val="clear" w:color="auto" w:fill="auto"/>
            <w:noWrap/>
            <w:vAlign w:val="bottom"/>
            <w:hideMark/>
          </w:tcPr>
          <w:p w14:paraId="5F3CB0E4"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0</w:t>
            </w:r>
          </w:p>
        </w:tc>
      </w:tr>
      <w:tr w:rsidR="00CF7B48" w:rsidRPr="00CF7B48" w14:paraId="024FE8BB"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5B2C8CFF"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Óculos</w:t>
            </w:r>
          </w:p>
        </w:tc>
        <w:tc>
          <w:tcPr>
            <w:tcW w:w="1420" w:type="dxa"/>
            <w:tcBorders>
              <w:top w:val="single" w:sz="4" w:space="0" w:color="000000"/>
              <w:left w:val="nil"/>
              <w:bottom w:val="nil"/>
              <w:right w:val="single" w:sz="4" w:space="0" w:color="000000"/>
            </w:tcBorders>
            <w:shd w:val="clear" w:color="auto" w:fill="auto"/>
            <w:noWrap/>
            <w:vAlign w:val="bottom"/>
            <w:hideMark/>
          </w:tcPr>
          <w:p w14:paraId="572A06B3"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0</w:t>
            </w:r>
          </w:p>
        </w:tc>
      </w:tr>
      <w:tr w:rsidR="00CF7B48" w:rsidRPr="00CF7B48" w14:paraId="73D9FE7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4EA01065"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Objetos</w:t>
            </w:r>
          </w:p>
        </w:tc>
        <w:tc>
          <w:tcPr>
            <w:tcW w:w="1420" w:type="dxa"/>
            <w:tcBorders>
              <w:top w:val="single" w:sz="4" w:space="0" w:color="000000"/>
              <w:left w:val="nil"/>
              <w:bottom w:val="nil"/>
              <w:right w:val="single" w:sz="4" w:space="0" w:color="000000"/>
            </w:tcBorders>
            <w:shd w:val="clear" w:color="auto" w:fill="auto"/>
            <w:noWrap/>
            <w:vAlign w:val="bottom"/>
            <w:hideMark/>
          </w:tcPr>
          <w:p w14:paraId="6DA1D0F3" w14:textId="7A2F0B66" w:rsidR="00CF7B48" w:rsidRPr="00CF7B48" w:rsidRDefault="006C0B2A" w:rsidP="00CF7B48">
            <w:pPr>
              <w:spacing w:line="240" w:lineRule="auto"/>
              <w:contextualSpacing w:val="0"/>
              <w:jc w:val="right"/>
              <w:rPr>
                <w:rFonts w:ascii="Calibri" w:hAnsi="Calibri" w:cs="Calibri"/>
                <w:color w:val="000000"/>
              </w:rPr>
            </w:pPr>
            <w:r>
              <w:rPr>
                <w:rFonts w:ascii="Calibri" w:hAnsi="Calibri" w:cs="Calibri"/>
                <w:color w:val="000000"/>
              </w:rPr>
              <w:t>0</w:t>
            </w:r>
          </w:p>
        </w:tc>
      </w:tr>
      <w:tr w:rsidR="00CF7B48" w:rsidRPr="00CF7B48" w14:paraId="4B4FB29F"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0D036B81"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2 ou mais tipos</w:t>
            </w:r>
          </w:p>
        </w:tc>
        <w:tc>
          <w:tcPr>
            <w:tcW w:w="1420" w:type="dxa"/>
            <w:tcBorders>
              <w:top w:val="single" w:sz="4" w:space="0" w:color="000000"/>
              <w:left w:val="nil"/>
              <w:bottom w:val="nil"/>
              <w:right w:val="single" w:sz="4" w:space="0" w:color="000000"/>
            </w:tcBorders>
            <w:shd w:val="clear" w:color="auto" w:fill="auto"/>
            <w:noWrap/>
            <w:vAlign w:val="bottom"/>
            <w:hideMark/>
          </w:tcPr>
          <w:p w14:paraId="573FF2BA" w14:textId="1B0FBBC7" w:rsidR="00CF7B48" w:rsidRPr="00CF7B48" w:rsidRDefault="006C0B2A" w:rsidP="00CF7B48">
            <w:pPr>
              <w:spacing w:line="240" w:lineRule="auto"/>
              <w:contextualSpacing w:val="0"/>
              <w:jc w:val="right"/>
              <w:rPr>
                <w:rFonts w:ascii="Calibri" w:hAnsi="Calibri" w:cs="Calibri"/>
                <w:color w:val="000000"/>
              </w:rPr>
            </w:pPr>
            <w:r>
              <w:rPr>
                <w:rFonts w:ascii="Calibri" w:hAnsi="Calibri" w:cs="Calibri"/>
                <w:color w:val="000000"/>
              </w:rPr>
              <w:t>7</w:t>
            </w:r>
          </w:p>
        </w:tc>
      </w:tr>
      <w:tr w:rsidR="00CF7B48" w:rsidRPr="00CF7B48" w14:paraId="3F740DD0" w14:textId="77777777" w:rsidTr="00CF7B48">
        <w:trPr>
          <w:trHeight w:val="300"/>
          <w:jc w:val="center"/>
        </w:trPr>
        <w:tc>
          <w:tcPr>
            <w:tcW w:w="1860" w:type="dxa"/>
            <w:tcBorders>
              <w:top w:val="single" w:sz="4" w:space="0" w:color="000000"/>
              <w:left w:val="single" w:sz="4" w:space="0" w:color="000000"/>
              <w:bottom w:val="single" w:sz="4" w:space="0" w:color="000000"/>
              <w:right w:val="single" w:sz="12" w:space="0" w:color="auto"/>
            </w:tcBorders>
            <w:shd w:val="clear" w:color="000000" w:fill="000000"/>
            <w:noWrap/>
            <w:vAlign w:val="bottom"/>
            <w:hideMark/>
          </w:tcPr>
          <w:p w14:paraId="4B844A90"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Total</w:t>
            </w:r>
          </w:p>
        </w:tc>
        <w:tc>
          <w:tcPr>
            <w:tcW w:w="1420" w:type="dxa"/>
            <w:tcBorders>
              <w:top w:val="single" w:sz="4" w:space="0" w:color="000000"/>
              <w:left w:val="nil"/>
              <w:bottom w:val="single" w:sz="4" w:space="0" w:color="000000"/>
              <w:right w:val="single" w:sz="4" w:space="0" w:color="000000"/>
            </w:tcBorders>
            <w:shd w:val="clear" w:color="000000" w:fill="000000"/>
            <w:noWrap/>
            <w:vAlign w:val="bottom"/>
            <w:hideMark/>
          </w:tcPr>
          <w:p w14:paraId="2D2D571F" w14:textId="77777777" w:rsidR="00CF7B48" w:rsidRPr="00CF7B48" w:rsidRDefault="00CF7B48" w:rsidP="00CF7B48">
            <w:pPr>
              <w:spacing w:line="240" w:lineRule="auto"/>
              <w:contextualSpacing w:val="0"/>
              <w:jc w:val="right"/>
              <w:rPr>
                <w:rFonts w:ascii="Calibri" w:hAnsi="Calibri" w:cs="Calibri"/>
                <w:b/>
                <w:bCs/>
                <w:color w:val="FFFFFF"/>
              </w:rPr>
            </w:pPr>
            <w:r w:rsidRPr="00CF7B48">
              <w:rPr>
                <w:rFonts w:ascii="Calibri" w:hAnsi="Calibri" w:cs="Calibri"/>
                <w:b/>
                <w:bCs/>
                <w:color w:val="FFFFFF"/>
              </w:rPr>
              <w:t>26</w:t>
            </w:r>
          </w:p>
        </w:tc>
      </w:tr>
    </w:tbl>
    <w:p w14:paraId="46168EC5" w14:textId="662B836D" w:rsidR="00CF7B48" w:rsidRDefault="00F539C7" w:rsidP="00F539C7">
      <w:pPr>
        <w:jc w:val="center"/>
        <w:rPr>
          <w:rFonts w:eastAsiaTheme="minorEastAsia"/>
          <w:sz w:val="24"/>
          <w:szCs w:val="24"/>
        </w:rPr>
      </w:pPr>
      <w:r>
        <w:rPr>
          <w:rFonts w:eastAsiaTheme="minorEastAsia"/>
          <w:sz w:val="24"/>
          <w:szCs w:val="24"/>
        </w:rPr>
        <w:t>Tabela XX – Tipos de oclusão e quais erros foram encontrados</w:t>
      </w:r>
    </w:p>
    <w:p w14:paraId="14224395" w14:textId="77777777" w:rsidR="00F539C7" w:rsidRDefault="00F539C7" w:rsidP="00F539C7">
      <w:pPr>
        <w:ind w:firstLine="720"/>
        <w:rPr>
          <w:sz w:val="24"/>
          <w:szCs w:val="24"/>
        </w:rPr>
      </w:pPr>
    </w:p>
    <w:p w14:paraId="2FF9742A" w14:textId="6713A003" w:rsidR="00F539C7" w:rsidRDefault="00F539C7" w:rsidP="00F539C7">
      <w:pPr>
        <w:ind w:firstLine="720"/>
        <w:rPr>
          <w:sz w:val="24"/>
          <w:szCs w:val="24"/>
        </w:rPr>
      </w:pPr>
      <w:r>
        <w:rPr>
          <w:sz w:val="24"/>
          <w:szCs w:val="24"/>
        </w:rPr>
        <w:t xml:space="preserve">A análise foi feita separando as oclusões individualmente, ou seja, se um indivíduo possuísse mais de um tipo de cobertura, como chapéu e máscara, por exemplo, ele não estaria incluso na categoria chapéu e máscara individualmente, mas na categoria ‘2 ou mais tipos’. </w:t>
      </w:r>
    </w:p>
    <w:p w14:paraId="0722CFC1" w14:textId="77777777" w:rsidR="000F6909" w:rsidRDefault="00F539C7" w:rsidP="00F539C7">
      <w:pPr>
        <w:ind w:firstLine="720"/>
        <w:rPr>
          <w:sz w:val="24"/>
          <w:szCs w:val="24"/>
        </w:rPr>
      </w:pPr>
      <w:r>
        <w:rPr>
          <w:sz w:val="24"/>
          <w:szCs w:val="24"/>
        </w:rPr>
        <w:t>Conforme visto na tabela XX a maior ocorrência de erros veio d</w:t>
      </w:r>
      <w:r w:rsidR="00ED3553">
        <w:rPr>
          <w:sz w:val="24"/>
          <w:szCs w:val="24"/>
        </w:rPr>
        <w:t>e usuários utilizando máscaras. Esse tipo de oclusão possui cobertura praticamente completa da parte inferior do rosto, cobrindo a boca, bochechas, nariz e parte do queixo</w:t>
      </w:r>
      <w:r w:rsidR="006C0B2A">
        <w:rPr>
          <w:sz w:val="24"/>
          <w:szCs w:val="24"/>
        </w:rPr>
        <w:t>, como visto na figura XX</w:t>
      </w:r>
      <w:r w:rsidR="00ED3553">
        <w:rPr>
          <w:sz w:val="24"/>
          <w:szCs w:val="24"/>
        </w:rPr>
        <w:t xml:space="preserve">. </w:t>
      </w:r>
      <w:r w:rsidR="000F6909">
        <w:rPr>
          <w:sz w:val="24"/>
          <w:szCs w:val="24"/>
        </w:rPr>
        <w:t xml:space="preserve"> </w:t>
      </w:r>
    </w:p>
    <w:p w14:paraId="431EBD7C" w14:textId="77777777" w:rsidR="006C0B2A" w:rsidRDefault="006C0B2A" w:rsidP="00F539C7">
      <w:pPr>
        <w:ind w:firstLine="720"/>
        <w:rPr>
          <w:sz w:val="24"/>
          <w:szCs w:val="24"/>
        </w:rPr>
      </w:pPr>
    </w:p>
    <w:p w14:paraId="38DB260F" w14:textId="16835AFF" w:rsidR="00C21C8C" w:rsidRDefault="00C21C8C" w:rsidP="00F539C7">
      <w:pPr>
        <w:ind w:firstLine="720"/>
        <w:rPr>
          <w:sz w:val="24"/>
          <w:szCs w:val="24"/>
        </w:rPr>
      </w:pPr>
      <w:r w:rsidRPr="00C21C8C">
        <w:rPr>
          <w:noProof/>
          <w:sz w:val="24"/>
          <w:szCs w:val="24"/>
          <w:lang w:eastAsia="pt-BR"/>
        </w:rPr>
        <w:drawing>
          <wp:inline distT="0" distB="0" distL="0" distR="0" wp14:anchorId="382A5967" wp14:editId="7FB8ECF0">
            <wp:extent cx="1612900" cy="1209675"/>
            <wp:effectExtent l="0" t="0" r="6350" b="9525"/>
            <wp:docPr id="7" name="Imagem 7" descr="\\isilon-l3\Perfil-l3\thais\Desktop\TCC-master\Erro\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ilon-l3\Perfil-l3\thais\Desktop\TCC-master\Erro\6-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2900" cy="1209675"/>
                    </a:xfrm>
                    <a:prstGeom prst="rect">
                      <a:avLst/>
                    </a:prstGeom>
                    <a:noFill/>
                    <a:ln>
                      <a:noFill/>
                    </a:ln>
                  </pic:spPr>
                </pic:pic>
              </a:graphicData>
            </a:graphic>
          </wp:inline>
        </w:drawing>
      </w:r>
      <w:r>
        <w:rPr>
          <w:sz w:val="24"/>
          <w:szCs w:val="24"/>
        </w:rPr>
        <w:t xml:space="preserve"> </w:t>
      </w:r>
      <w:r w:rsidRPr="00C21C8C">
        <w:rPr>
          <w:noProof/>
          <w:sz w:val="24"/>
          <w:szCs w:val="24"/>
          <w:lang w:eastAsia="pt-BR"/>
        </w:rPr>
        <w:drawing>
          <wp:inline distT="0" distB="0" distL="0" distR="0" wp14:anchorId="2484921D" wp14:editId="49782E55">
            <wp:extent cx="1612900" cy="1209675"/>
            <wp:effectExtent l="0" t="0" r="6350" b="9525"/>
            <wp:docPr id="19" name="Imagem 19" descr="\\isilon-l3\Perfil-l3\thais\Desktop\TCC-master\Erro\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ilon-l3\Perfil-l3\thais\Desktop\TCC-master\Erro\8-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2951" cy="1217213"/>
                    </a:xfrm>
                    <a:prstGeom prst="rect">
                      <a:avLst/>
                    </a:prstGeom>
                    <a:noFill/>
                    <a:ln>
                      <a:noFill/>
                    </a:ln>
                  </pic:spPr>
                </pic:pic>
              </a:graphicData>
            </a:graphic>
          </wp:inline>
        </w:drawing>
      </w:r>
      <w:r>
        <w:rPr>
          <w:sz w:val="24"/>
          <w:szCs w:val="24"/>
        </w:rPr>
        <w:t xml:space="preserve"> </w:t>
      </w:r>
      <w:r w:rsidR="006C0B2A" w:rsidRPr="006C0B2A">
        <w:rPr>
          <w:noProof/>
          <w:sz w:val="24"/>
          <w:szCs w:val="24"/>
          <w:lang w:eastAsia="pt-BR"/>
        </w:rPr>
        <w:drawing>
          <wp:inline distT="0" distB="0" distL="0" distR="0" wp14:anchorId="50842CCD" wp14:editId="343E3CA9">
            <wp:extent cx="1626023" cy="1219517"/>
            <wp:effectExtent l="0" t="0" r="0" b="0"/>
            <wp:docPr id="21" name="Imagem 21" descr="\\isilon-l3\Perfil-l3\thais\Desktop\TCC-master\Erro\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ilon-l3\Perfil-l3\thais\Desktop\TCC-master\Erro\16-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6339" cy="1227254"/>
                    </a:xfrm>
                    <a:prstGeom prst="rect">
                      <a:avLst/>
                    </a:prstGeom>
                    <a:noFill/>
                    <a:ln>
                      <a:noFill/>
                    </a:ln>
                  </pic:spPr>
                </pic:pic>
              </a:graphicData>
            </a:graphic>
          </wp:inline>
        </w:drawing>
      </w:r>
    </w:p>
    <w:p w14:paraId="3A429BC6" w14:textId="5BF09D14" w:rsidR="006C0B2A" w:rsidRDefault="006C0B2A" w:rsidP="006C0B2A">
      <w:pPr>
        <w:ind w:firstLine="720"/>
        <w:jc w:val="center"/>
        <w:rPr>
          <w:sz w:val="24"/>
          <w:szCs w:val="24"/>
        </w:rPr>
      </w:pPr>
      <w:r>
        <w:rPr>
          <w:sz w:val="24"/>
          <w:szCs w:val="24"/>
        </w:rPr>
        <w:t>Figura XX – Rostos cobertos por máscara que não foram reconhecidos</w:t>
      </w:r>
    </w:p>
    <w:p w14:paraId="3F4412CA" w14:textId="751E69BA" w:rsidR="006C0B2A" w:rsidRDefault="004A0BAA" w:rsidP="00F539C7">
      <w:pPr>
        <w:ind w:firstLine="720"/>
        <w:rPr>
          <w:sz w:val="24"/>
          <w:szCs w:val="24"/>
        </w:rPr>
      </w:pPr>
      <w:r>
        <w:rPr>
          <w:sz w:val="24"/>
          <w:szCs w:val="24"/>
        </w:rPr>
        <w:lastRenderedPageBreak/>
        <w:t>Observando cada erro pela sua quantidade individual, o</w:t>
      </w:r>
      <w:r w:rsidR="006C0B2A">
        <w:rPr>
          <w:sz w:val="24"/>
          <w:szCs w:val="24"/>
        </w:rPr>
        <w:t xml:space="preserve"> s</w:t>
      </w:r>
      <w:r>
        <w:rPr>
          <w:sz w:val="24"/>
          <w:szCs w:val="24"/>
        </w:rPr>
        <w:t xml:space="preserve">egundo maior tipo </w:t>
      </w:r>
      <w:r w:rsidR="006C0B2A">
        <w:rPr>
          <w:sz w:val="24"/>
          <w:szCs w:val="24"/>
        </w:rPr>
        <w:t xml:space="preserve">foi causado pela </w:t>
      </w:r>
      <w:r w:rsidR="00C06DE3">
        <w:rPr>
          <w:sz w:val="24"/>
          <w:szCs w:val="24"/>
        </w:rPr>
        <w:t xml:space="preserve">oclusão </w:t>
      </w:r>
      <w:r w:rsidR="00FD51D8">
        <w:rPr>
          <w:sz w:val="24"/>
          <w:szCs w:val="24"/>
        </w:rPr>
        <w:t>utilizando as</w:t>
      </w:r>
      <w:r w:rsidR="006C0B2A">
        <w:rPr>
          <w:sz w:val="24"/>
          <w:szCs w:val="24"/>
        </w:rPr>
        <w:t xml:space="preserve"> mãos</w:t>
      </w:r>
      <w:r w:rsidR="00465DFA">
        <w:rPr>
          <w:sz w:val="24"/>
          <w:szCs w:val="24"/>
        </w:rPr>
        <w:t>, cobrindo c</w:t>
      </w:r>
      <w:r w:rsidR="00AF168C">
        <w:rPr>
          <w:sz w:val="24"/>
          <w:szCs w:val="24"/>
        </w:rPr>
        <w:t>ompletamente, ou parcialmente, a lateral do rosto.</w:t>
      </w:r>
      <w:r w:rsidR="00465DFA">
        <w:rPr>
          <w:sz w:val="24"/>
          <w:szCs w:val="24"/>
        </w:rPr>
        <w:t xml:space="preserve"> </w:t>
      </w:r>
    </w:p>
    <w:p w14:paraId="63DD1461" w14:textId="77777777" w:rsidR="000F6909" w:rsidRDefault="000F6909" w:rsidP="00F539C7">
      <w:pPr>
        <w:ind w:firstLine="720"/>
        <w:rPr>
          <w:sz w:val="24"/>
          <w:szCs w:val="24"/>
        </w:rPr>
      </w:pPr>
    </w:p>
    <w:p w14:paraId="208180F0" w14:textId="47AE9BD5" w:rsidR="000F6909" w:rsidRDefault="000F6909" w:rsidP="00F539C7">
      <w:pPr>
        <w:ind w:firstLine="720"/>
        <w:rPr>
          <w:sz w:val="24"/>
          <w:szCs w:val="24"/>
        </w:rPr>
      </w:pPr>
      <w:r w:rsidRPr="000F6909">
        <w:rPr>
          <w:noProof/>
          <w:sz w:val="24"/>
          <w:szCs w:val="24"/>
          <w:lang w:eastAsia="pt-BR"/>
        </w:rPr>
        <w:drawing>
          <wp:inline distT="0" distB="0" distL="0" distR="0" wp14:anchorId="497761AD" wp14:editId="75158EFC">
            <wp:extent cx="1635125" cy="1226343"/>
            <wp:effectExtent l="0" t="0" r="3175" b="0"/>
            <wp:docPr id="22" name="Imagem 22" descr="\\isilon-l3\Perfil-l3\thais\Desktop\TCC-master\Erro\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ilon-l3\Perfil-l3\thais\Desktop\TCC-master\Erro\15-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0474" cy="1252854"/>
                    </a:xfrm>
                    <a:prstGeom prst="rect">
                      <a:avLst/>
                    </a:prstGeom>
                    <a:noFill/>
                    <a:ln>
                      <a:noFill/>
                    </a:ln>
                  </pic:spPr>
                </pic:pic>
              </a:graphicData>
            </a:graphic>
          </wp:inline>
        </w:drawing>
      </w:r>
      <w:r>
        <w:rPr>
          <w:sz w:val="24"/>
          <w:szCs w:val="24"/>
        </w:rPr>
        <w:t xml:space="preserve"> </w:t>
      </w:r>
      <w:r w:rsidRPr="000F6909">
        <w:rPr>
          <w:noProof/>
          <w:sz w:val="24"/>
          <w:szCs w:val="24"/>
          <w:lang w:eastAsia="pt-BR"/>
        </w:rPr>
        <w:drawing>
          <wp:inline distT="0" distB="0" distL="0" distR="0" wp14:anchorId="55805145" wp14:editId="2F4988B5">
            <wp:extent cx="1653539" cy="1240155"/>
            <wp:effectExtent l="0" t="0" r="4445" b="0"/>
            <wp:docPr id="23" name="Imagem 23" descr="\\isilon-l3\Perfil-l3\thais\Desktop\TCC-master\Erro\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ilon-l3\Perfil-l3\thais\Desktop\TCC-master\Erro\1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6076" cy="1249558"/>
                    </a:xfrm>
                    <a:prstGeom prst="rect">
                      <a:avLst/>
                    </a:prstGeom>
                    <a:noFill/>
                    <a:ln>
                      <a:noFill/>
                    </a:ln>
                  </pic:spPr>
                </pic:pic>
              </a:graphicData>
            </a:graphic>
          </wp:inline>
        </w:drawing>
      </w:r>
      <w:r>
        <w:rPr>
          <w:sz w:val="24"/>
          <w:szCs w:val="24"/>
        </w:rPr>
        <w:t xml:space="preserve"> </w:t>
      </w:r>
      <w:r w:rsidRPr="000F6909">
        <w:rPr>
          <w:noProof/>
          <w:sz w:val="24"/>
          <w:szCs w:val="24"/>
          <w:lang w:eastAsia="pt-BR"/>
        </w:rPr>
        <w:drawing>
          <wp:inline distT="0" distB="0" distL="0" distR="0" wp14:anchorId="3C689CFB" wp14:editId="27B82A7C">
            <wp:extent cx="1634490" cy="1225868"/>
            <wp:effectExtent l="0" t="0" r="3810" b="0"/>
            <wp:docPr id="26" name="Imagem 26" descr="\\isilon-l3\Perfil-l3\thais\Desktop\TCC-master\Erro\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ilon-l3\Perfil-l3\thais\Desktop\TCC-master\Erro\16-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7427" cy="1243070"/>
                    </a:xfrm>
                    <a:prstGeom prst="rect">
                      <a:avLst/>
                    </a:prstGeom>
                    <a:noFill/>
                    <a:ln>
                      <a:noFill/>
                    </a:ln>
                  </pic:spPr>
                </pic:pic>
              </a:graphicData>
            </a:graphic>
          </wp:inline>
        </w:drawing>
      </w:r>
    </w:p>
    <w:p w14:paraId="7BC31A14" w14:textId="2662B52A" w:rsidR="000F6909" w:rsidRDefault="000F6909" w:rsidP="000F6909">
      <w:pPr>
        <w:ind w:firstLine="720"/>
        <w:jc w:val="center"/>
        <w:rPr>
          <w:sz w:val="24"/>
          <w:szCs w:val="24"/>
        </w:rPr>
      </w:pPr>
      <w:r>
        <w:rPr>
          <w:sz w:val="24"/>
          <w:szCs w:val="24"/>
        </w:rPr>
        <w:t>Figura XX – Erros encontrados com oclusão de mão</w:t>
      </w:r>
    </w:p>
    <w:p w14:paraId="6DF724AA" w14:textId="77777777" w:rsidR="00FD51D8" w:rsidRDefault="00FD51D8" w:rsidP="00F539C7">
      <w:pPr>
        <w:ind w:firstLine="720"/>
        <w:rPr>
          <w:sz w:val="24"/>
          <w:szCs w:val="24"/>
        </w:rPr>
      </w:pPr>
    </w:p>
    <w:p w14:paraId="534E652A" w14:textId="5A954E45" w:rsidR="000F6909" w:rsidRDefault="00FD51D8" w:rsidP="00F539C7">
      <w:pPr>
        <w:ind w:firstLine="720"/>
        <w:rPr>
          <w:sz w:val="24"/>
          <w:szCs w:val="24"/>
        </w:rPr>
      </w:pPr>
      <w:r>
        <w:rPr>
          <w:sz w:val="24"/>
          <w:szCs w:val="24"/>
        </w:rPr>
        <w:t>Observando a Figura XX percebe-se que não é necessário que haja cobertura completa da lateral do rosto para que haja problemas de reconhecimento</w:t>
      </w:r>
      <w:r w:rsidR="002E4C23">
        <w:rPr>
          <w:sz w:val="24"/>
          <w:szCs w:val="24"/>
        </w:rPr>
        <w:t>. A adição de um elemento “estranho</w:t>
      </w:r>
      <w:r w:rsidR="005F2687">
        <w:rPr>
          <w:sz w:val="24"/>
          <w:szCs w:val="24"/>
        </w:rPr>
        <w:t>” confunde o algoritmo, fazendo-o reconhecer a mão como se fosse um elemento que pertencesse naturalmente àquela posição</w:t>
      </w:r>
      <w:r w:rsidR="002E4C23">
        <w:rPr>
          <w:sz w:val="24"/>
          <w:szCs w:val="24"/>
        </w:rPr>
        <w:t>.</w:t>
      </w:r>
      <w:r w:rsidR="005F2687">
        <w:rPr>
          <w:sz w:val="24"/>
          <w:szCs w:val="24"/>
        </w:rPr>
        <w:t xml:space="preserve"> Ao comparar com o modelo,</w:t>
      </w:r>
      <w:r w:rsidR="002E4C23">
        <w:rPr>
          <w:sz w:val="24"/>
          <w:szCs w:val="24"/>
        </w:rPr>
        <w:t xml:space="preserve"> </w:t>
      </w:r>
      <w:r w:rsidR="00CC5A39">
        <w:rPr>
          <w:sz w:val="24"/>
          <w:szCs w:val="24"/>
        </w:rPr>
        <w:t xml:space="preserve">ele não verá semelhanças, </w:t>
      </w:r>
      <w:r w:rsidR="00196F49">
        <w:rPr>
          <w:sz w:val="24"/>
          <w:szCs w:val="24"/>
        </w:rPr>
        <w:t xml:space="preserve">uma vez que </w:t>
      </w:r>
      <w:r w:rsidR="005F2687">
        <w:rPr>
          <w:sz w:val="24"/>
          <w:szCs w:val="24"/>
        </w:rPr>
        <w:t>para ele se tratam objetos diferentes</w:t>
      </w:r>
      <w:r w:rsidR="00196F49">
        <w:rPr>
          <w:sz w:val="24"/>
          <w:szCs w:val="24"/>
        </w:rPr>
        <w:t>, como dois moldes que não se encaixam</w:t>
      </w:r>
      <w:r w:rsidR="005F2687">
        <w:rPr>
          <w:sz w:val="24"/>
          <w:szCs w:val="24"/>
        </w:rPr>
        <w:t>.</w:t>
      </w:r>
    </w:p>
    <w:p w14:paraId="7972E7AE" w14:textId="78E929D6" w:rsidR="00523EF4" w:rsidRDefault="00F539C7" w:rsidP="000F6909">
      <w:pPr>
        <w:ind w:firstLine="720"/>
        <w:rPr>
          <w:sz w:val="24"/>
          <w:szCs w:val="24"/>
        </w:rPr>
      </w:pPr>
      <w:r>
        <w:rPr>
          <w:sz w:val="24"/>
          <w:szCs w:val="24"/>
        </w:rPr>
        <w:t>O</w:t>
      </w:r>
      <w:r w:rsidR="00196F49">
        <w:rPr>
          <w:sz w:val="24"/>
          <w:szCs w:val="24"/>
        </w:rPr>
        <w:t>s outros tipos de erro possuem uma incidência muito pequena ou são inconclusivos, uma vez que é difícil compreender as razões que causaram a oclusão. As imagens com os erros restantes estarão no</w:t>
      </w:r>
      <w:r>
        <w:rPr>
          <w:sz w:val="24"/>
          <w:szCs w:val="24"/>
        </w:rPr>
        <w:t xml:space="preserve"> Anexo Y</w:t>
      </w:r>
      <w:r w:rsidR="000F6909">
        <w:rPr>
          <w:sz w:val="24"/>
          <w:szCs w:val="24"/>
        </w:rPr>
        <w:t>.</w:t>
      </w:r>
    </w:p>
    <w:p w14:paraId="0A61C27B" w14:textId="77777777" w:rsidR="000F6909" w:rsidRPr="000F6909" w:rsidRDefault="000F6909" w:rsidP="000F6909">
      <w:pPr>
        <w:ind w:firstLine="720"/>
        <w:rPr>
          <w:sz w:val="24"/>
          <w:szCs w:val="24"/>
        </w:rPr>
      </w:pPr>
    </w:p>
    <w:p w14:paraId="2326ACC2" w14:textId="45D84A45" w:rsidR="00854E85" w:rsidRPr="00523EF4" w:rsidRDefault="004C6023" w:rsidP="004C6023">
      <w:pPr>
        <w:ind w:firstLine="360"/>
        <w:rPr>
          <w:rFonts w:eastAsiaTheme="minorEastAsia"/>
          <w:sz w:val="24"/>
        </w:rPr>
      </w:pPr>
      <w:r>
        <w:rPr>
          <w:rFonts w:eastAsiaTheme="minorEastAsia"/>
          <w:sz w:val="24"/>
        </w:rPr>
        <w:t xml:space="preserve">Observando o conjunto de resultados obtidos nos testes, que a performance dos algoritmos não possui uma diferença muito grande entre elas. </w:t>
      </w:r>
      <w:r w:rsidR="00854E85" w:rsidRPr="00523EF4">
        <w:rPr>
          <w:rFonts w:eastAsiaTheme="minorEastAsia"/>
          <w:sz w:val="24"/>
        </w:rPr>
        <w:t>Em uma análise ideal, deseja-se que haja uma maior taxa de certos, poucos ou nenhum resultado falso positivo, falso negativo e/ou erros. As tabelas completas de cada algoritmo estão disponíveis no Anexo Y, para fins de verificação.</w:t>
      </w:r>
      <w:r w:rsidR="00FF3D5D">
        <w:rPr>
          <w:rFonts w:eastAsiaTheme="minorEastAsia"/>
          <w:sz w:val="24"/>
        </w:rPr>
        <w:t xml:space="preserve"> Na próxima seção, serão feitas as considerações finais em cima dos resultados.</w:t>
      </w:r>
      <w:bookmarkStart w:id="916" w:name="_GoBack"/>
      <w:bookmarkEnd w:id="916"/>
    </w:p>
    <w:p w14:paraId="4473D556" w14:textId="77777777" w:rsidR="000F0E5B" w:rsidRDefault="000F0E5B">
      <w:pPr>
        <w:rPr>
          <w:sz w:val="24"/>
          <w:szCs w:val="24"/>
        </w:rPr>
      </w:pPr>
    </w:p>
    <w:p w14:paraId="2ACC2041" w14:textId="14F61FCA" w:rsidR="000F0E5B" w:rsidRPr="009C2705" w:rsidRDefault="009C2705" w:rsidP="009C2705">
      <w:pPr>
        <w:pStyle w:val="PargrafodaLista"/>
        <w:numPr>
          <w:ilvl w:val="0"/>
          <w:numId w:val="1"/>
        </w:numPr>
        <w:rPr>
          <w:b/>
          <w:sz w:val="24"/>
          <w:szCs w:val="24"/>
        </w:rPr>
      </w:pPr>
      <w:r w:rsidRPr="009C2705">
        <w:rPr>
          <w:b/>
          <w:sz w:val="24"/>
          <w:szCs w:val="24"/>
        </w:rPr>
        <w:t>Conclusão</w:t>
      </w:r>
    </w:p>
    <w:p w14:paraId="57376A27" w14:textId="77777777" w:rsidR="009C2705" w:rsidRDefault="009C2705" w:rsidP="009C2705">
      <w:pPr>
        <w:ind w:firstLine="720"/>
        <w:rPr>
          <w:rFonts w:eastAsiaTheme="minorEastAsia"/>
          <w:sz w:val="24"/>
          <w:szCs w:val="24"/>
        </w:rPr>
      </w:pPr>
      <w:r>
        <w:rPr>
          <w:rFonts w:eastAsiaTheme="minorEastAsia"/>
          <w:sz w:val="24"/>
          <w:szCs w:val="24"/>
        </w:rPr>
        <w:t xml:space="preserve">A diferença de ambos não foi tão grande quanto o esperado. É possível que a falta de calibragem do </w:t>
      </w:r>
      <w:r>
        <w:rPr>
          <w:rFonts w:eastAsiaTheme="minorEastAsia"/>
          <w:i/>
          <w:sz w:val="24"/>
          <w:szCs w:val="24"/>
        </w:rPr>
        <w:t>threshold</w:t>
      </w:r>
      <w:r>
        <w:rPr>
          <w:rFonts w:eastAsiaTheme="minorEastAsia"/>
          <w:sz w:val="24"/>
          <w:szCs w:val="24"/>
        </w:rPr>
        <w:t xml:space="preserve"> do OpenFace tenha causado algum impacto nos números. </w:t>
      </w:r>
    </w:p>
    <w:p w14:paraId="6780CA58" w14:textId="7504E0F7" w:rsidR="009C2705" w:rsidRDefault="009C2705" w:rsidP="009C2705">
      <w:pPr>
        <w:ind w:firstLine="720"/>
        <w:rPr>
          <w:rFonts w:eastAsiaTheme="minorEastAsia"/>
          <w:sz w:val="24"/>
          <w:szCs w:val="24"/>
        </w:rPr>
      </w:pPr>
      <w:r>
        <w:rPr>
          <w:rFonts w:eastAsiaTheme="minorEastAsia"/>
          <w:sz w:val="24"/>
          <w:szCs w:val="24"/>
        </w:rPr>
        <w:t>No</w:t>
      </w:r>
      <w:r w:rsidRPr="00B15EDF">
        <w:rPr>
          <w:rFonts w:eastAsiaTheme="minorEastAsia"/>
          <w:sz w:val="24"/>
          <w:szCs w:val="24"/>
        </w:rPr>
        <w:t xml:space="preserve"> código demonstrativo, no qual os testes do OpenFace</w:t>
      </w:r>
      <w:r>
        <w:rPr>
          <w:rFonts w:eastAsiaTheme="minorEastAsia"/>
          <w:sz w:val="24"/>
          <w:szCs w:val="24"/>
        </w:rPr>
        <w:t xml:space="preserve"> feitos neste trabalho</w:t>
      </w:r>
      <w:r w:rsidRPr="00B15EDF">
        <w:rPr>
          <w:rFonts w:eastAsiaTheme="minorEastAsia"/>
          <w:sz w:val="24"/>
          <w:szCs w:val="24"/>
        </w:rPr>
        <w:t xml:space="preserve"> foram baseados, o valor determinado como limiar foi 0.99</w:t>
      </w:r>
      <w:r>
        <w:rPr>
          <w:rFonts w:eastAsiaTheme="minorEastAsia"/>
          <w:sz w:val="24"/>
          <w:szCs w:val="24"/>
        </w:rPr>
        <w:t>. Em seus casos de teste, divulgados de maneira ilustrativa,</w:t>
      </w:r>
      <w:r w:rsidRPr="00B15EDF">
        <w:rPr>
          <w:rFonts w:eastAsiaTheme="minorEastAsia"/>
          <w:sz w:val="24"/>
          <w:szCs w:val="24"/>
        </w:rPr>
        <w:t xml:space="preserve"> a maior distância com sucesso encontrada pelos casos de teste apresentados no </w:t>
      </w:r>
      <w:r w:rsidRPr="00B15EDF">
        <w:rPr>
          <w:rFonts w:eastAsiaTheme="minorEastAsia"/>
          <w:i/>
          <w:sz w:val="24"/>
          <w:szCs w:val="24"/>
        </w:rPr>
        <w:t>website</w:t>
      </w:r>
      <w:r w:rsidRPr="00B15EDF">
        <w:rPr>
          <w:rFonts w:eastAsiaTheme="minorEastAsia"/>
          <w:sz w:val="24"/>
          <w:szCs w:val="24"/>
        </w:rPr>
        <w:t xml:space="preserve"> foi superior ao limitante de 0.6 determinado para este trabalho. </w:t>
      </w:r>
      <w:r>
        <w:rPr>
          <w:rFonts w:eastAsiaTheme="minorEastAsia"/>
          <w:sz w:val="24"/>
          <w:szCs w:val="24"/>
        </w:rPr>
        <w:t xml:space="preserve">Neste caso, com o </w:t>
      </w:r>
      <w:r>
        <w:rPr>
          <w:rFonts w:eastAsiaTheme="minorEastAsia"/>
          <w:sz w:val="24"/>
          <w:szCs w:val="24"/>
        </w:rPr>
        <w:lastRenderedPageBreak/>
        <w:t xml:space="preserve">valor de </w:t>
      </w:r>
      <w:r w:rsidRPr="00B15EDF">
        <w:rPr>
          <w:rFonts w:eastAsiaTheme="minorEastAsia"/>
          <w:i/>
          <w:sz w:val="24"/>
          <w:szCs w:val="24"/>
        </w:rPr>
        <w:t>threshold</w:t>
      </w:r>
      <w:r>
        <w:rPr>
          <w:rFonts w:eastAsiaTheme="minorEastAsia"/>
          <w:sz w:val="24"/>
          <w:szCs w:val="24"/>
        </w:rPr>
        <w:t xml:space="preserve"> utilizado, este trabalho não seria capaz de reconhecer um dos casos de teste apresentados. </w:t>
      </w:r>
    </w:p>
    <w:p w14:paraId="52DF9338" w14:textId="77777777" w:rsidR="009C2705" w:rsidRPr="00B15EDF" w:rsidRDefault="009C2705" w:rsidP="009C2705">
      <w:pPr>
        <w:ind w:firstLine="720"/>
        <w:rPr>
          <w:rFonts w:eastAsiaTheme="minorEastAsia"/>
          <w:sz w:val="24"/>
          <w:szCs w:val="24"/>
        </w:rPr>
      </w:pPr>
      <w:r>
        <w:rPr>
          <w:rFonts w:eastAsiaTheme="minorEastAsia"/>
          <w:sz w:val="24"/>
          <w:szCs w:val="24"/>
        </w:rPr>
        <w:t>Considerando estes resultados, é esperado que haja uma quantidade de falsos negativos bastante alta, como de fato aconteceu.</w:t>
      </w:r>
    </w:p>
    <w:p w14:paraId="2EFE293D" w14:textId="0DE41249" w:rsidR="009C2705" w:rsidRDefault="009C2705">
      <w:pPr>
        <w:rPr>
          <w:sz w:val="24"/>
          <w:szCs w:val="24"/>
        </w:rPr>
      </w:pPr>
      <w:r>
        <w:rPr>
          <w:sz w:val="24"/>
          <w:szCs w:val="24"/>
        </w:rPr>
        <w:tab/>
        <w:t xml:space="preserve">O </w:t>
      </w:r>
      <w:r>
        <w:rPr>
          <w:i/>
          <w:sz w:val="24"/>
          <w:szCs w:val="24"/>
        </w:rPr>
        <w:t>Face Recognition</w:t>
      </w:r>
      <w:r>
        <w:rPr>
          <w:sz w:val="24"/>
          <w:szCs w:val="24"/>
        </w:rPr>
        <w:t xml:space="preserve"> </w:t>
      </w:r>
      <w:r w:rsidR="00924DCB">
        <w:rPr>
          <w:sz w:val="24"/>
          <w:szCs w:val="24"/>
        </w:rPr>
        <w:t xml:space="preserve">possui a melhor performance nos valores testados, </w:t>
      </w:r>
      <w:r w:rsidR="0051242A">
        <w:rPr>
          <w:sz w:val="24"/>
          <w:szCs w:val="24"/>
        </w:rPr>
        <w:t>podendo</w:t>
      </w:r>
      <w:r w:rsidR="00924DCB">
        <w:rPr>
          <w:sz w:val="24"/>
          <w:szCs w:val="24"/>
        </w:rPr>
        <w:t xml:space="preserve"> se tornar mais restrita se diminuir o valor de tolerância. Isso poderia reduzir o número de falsos positivos e aumentar a média de performance do algoritmo. Entretanto, também poderia causa a diminuição da quantidade de rostos reconhecidos e aumentar a quantidade de falsos negativos.</w:t>
      </w:r>
    </w:p>
    <w:p w14:paraId="74F0F294" w14:textId="1F68BE7E" w:rsidR="00924DCB" w:rsidRDefault="00924DCB">
      <w:pPr>
        <w:rPr>
          <w:sz w:val="24"/>
          <w:szCs w:val="24"/>
        </w:rPr>
      </w:pPr>
      <w:r>
        <w:rPr>
          <w:sz w:val="24"/>
          <w:szCs w:val="24"/>
        </w:rPr>
        <w:tab/>
        <w:t>Considera-se que este trabalho possui a intenção de testar algoritmos para serem implementados como mecanismos de busca.</w:t>
      </w:r>
      <w:r w:rsidR="00EF4BDA">
        <w:rPr>
          <w:sz w:val="24"/>
          <w:szCs w:val="24"/>
        </w:rPr>
        <w:t xml:space="preserve"> Portanto, </w:t>
      </w:r>
      <w:r w:rsidR="0051242A">
        <w:rPr>
          <w:sz w:val="24"/>
          <w:szCs w:val="24"/>
        </w:rPr>
        <w:t>a quantidade</w:t>
      </w:r>
      <w:r w:rsidR="00EF4BDA">
        <w:rPr>
          <w:sz w:val="24"/>
          <w:szCs w:val="24"/>
        </w:rPr>
        <w:t xml:space="preserve"> de falsos negativos possu</w:t>
      </w:r>
      <w:r w:rsidR="0051242A">
        <w:rPr>
          <w:sz w:val="24"/>
          <w:szCs w:val="24"/>
        </w:rPr>
        <w:t>i</w:t>
      </w:r>
      <w:r w:rsidR="00EF4BDA">
        <w:rPr>
          <w:sz w:val="24"/>
          <w:szCs w:val="24"/>
        </w:rPr>
        <w:t xml:space="preserve"> uma relevância maior em análise, pois, significa que, em uma busca, aquele rosto não seria reconhecido como o indivíduo procurado. </w:t>
      </w:r>
      <w:r>
        <w:rPr>
          <w:sz w:val="24"/>
          <w:szCs w:val="24"/>
        </w:rPr>
        <w:t xml:space="preserve">  </w:t>
      </w:r>
    </w:p>
    <w:p w14:paraId="565F64DB" w14:textId="0430C705" w:rsidR="00EF4BDA" w:rsidRDefault="00EF4BDA">
      <w:pPr>
        <w:rPr>
          <w:sz w:val="24"/>
          <w:szCs w:val="24"/>
        </w:rPr>
      </w:pPr>
      <w:r>
        <w:rPr>
          <w:sz w:val="24"/>
          <w:szCs w:val="24"/>
        </w:rPr>
        <w:tab/>
        <w:t xml:space="preserve">Uma pequena </w:t>
      </w:r>
      <w:r w:rsidR="0051242A">
        <w:rPr>
          <w:sz w:val="24"/>
          <w:szCs w:val="24"/>
        </w:rPr>
        <w:t>parcela</w:t>
      </w:r>
      <w:r>
        <w:rPr>
          <w:sz w:val="24"/>
          <w:szCs w:val="24"/>
        </w:rPr>
        <w:t xml:space="preserve"> de falsos positivos é ideal, mas não é crítica se os números retornados forem baixos. Eles significam que apesar de retornar o rosto que você está procurando, ele também trará de pessoas diferentes, as quais ele considerou que fossem a mesma procurada. Os testes feitos mostram que, o maior indivíduo com falsos positivos</w:t>
      </w:r>
      <w:r w:rsidR="00C24C7C">
        <w:rPr>
          <w:sz w:val="24"/>
          <w:szCs w:val="24"/>
        </w:rPr>
        <w:t>, entre os dois algoritmos,</w:t>
      </w:r>
      <w:r>
        <w:rPr>
          <w:sz w:val="24"/>
          <w:szCs w:val="24"/>
        </w:rPr>
        <w:t xml:space="preserve"> possui apenas 8 (oito) reconhecimentos errados, enquanto todas as suas imagens foram reconhecidas corretamente. Assumindo que apenas uma das imagens corretas retornará em uma busca, o resultado será de 9 (nove) rostos, o que é considerado um número baixo.</w:t>
      </w:r>
    </w:p>
    <w:p w14:paraId="5E4FBB25" w14:textId="262AE683" w:rsidR="00C962A8" w:rsidRDefault="00C962A8">
      <w:pPr>
        <w:rPr>
          <w:sz w:val="24"/>
          <w:szCs w:val="24"/>
        </w:rPr>
      </w:pPr>
      <w:r>
        <w:rPr>
          <w:sz w:val="24"/>
          <w:szCs w:val="24"/>
        </w:rPr>
        <w:tab/>
        <w:t xml:space="preserve">Por utilizarem o mesmo modelo, não foi uma surpresa que houvesse uma quantidade igual de erros, ou até mesmo erros parecidos. </w:t>
      </w:r>
    </w:p>
    <w:p w14:paraId="3C2502DC" w14:textId="4F07A469" w:rsidR="00C24C7C" w:rsidRDefault="00EF4BDA">
      <w:pPr>
        <w:rPr>
          <w:sz w:val="24"/>
          <w:szCs w:val="24"/>
        </w:rPr>
      </w:pPr>
      <w:r>
        <w:rPr>
          <w:sz w:val="24"/>
          <w:szCs w:val="24"/>
        </w:rPr>
        <w:tab/>
        <w:t>Por</w:t>
      </w:r>
      <w:r w:rsidR="0051242A">
        <w:rPr>
          <w:sz w:val="24"/>
          <w:szCs w:val="24"/>
        </w:rPr>
        <w:t>tanto, por</w:t>
      </w:r>
      <w:r>
        <w:rPr>
          <w:sz w:val="24"/>
          <w:szCs w:val="24"/>
        </w:rPr>
        <w:t xml:space="preserve"> possuir um número maior de acertos e menor de falsos negativos,</w:t>
      </w:r>
      <w:r w:rsidR="0051242A">
        <w:rPr>
          <w:sz w:val="24"/>
          <w:szCs w:val="24"/>
        </w:rPr>
        <w:t xml:space="preserve"> o </w:t>
      </w:r>
      <w:r w:rsidR="0051242A">
        <w:rPr>
          <w:i/>
          <w:sz w:val="24"/>
          <w:szCs w:val="24"/>
        </w:rPr>
        <w:t>Face Recognition</w:t>
      </w:r>
      <w:r w:rsidR="0051242A">
        <w:rPr>
          <w:sz w:val="24"/>
          <w:szCs w:val="24"/>
        </w:rPr>
        <w:t xml:space="preserve"> foi considerado o melhor dentre os dois algoritmos testados, nas condições apresentadas.</w:t>
      </w:r>
    </w:p>
    <w:p w14:paraId="03EA2C74" w14:textId="5F4C8D00" w:rsidR="0051242A" w:rsidRPr="0051242A" w:rsidRDefault="0051242A">
      <w:pPr>
        <w:rPr>
          <w:sz w:val="24"/>
          <w:szCs w:val="24"/>
        </w:rPr>
      </w:pPr>
      <w:r>
        <w:rPr>
          <w:sz w:val="24"/>
          <w:szCs w:val="24"/>
        </w:rPr>
        <w:tab/>
        <w:t>Entretanto, para melhorar a performance, o ideal seria a criação de um modelo capaz de reconhecer rostos com oclusão</w:t>
      </w:r>
      <w:r w:rsidR="00C24C7C">
        <w:rPr>
          <w:sz w:val="24"/>
          <w:szCs w:val="24"/>
        </w:rPr>
        <w:t xml:space="preserve"> para evitar a repetição dos erros encontrados </w:t>
      </w:r>
    </w:p>
    <w:p w14:paraId="73FE398C" w14:textId="77777777" w:rsidR="000F0E5B" w:rsidRDefault="000F0E5B">
      <w:pPr>
        <w:rPr>
          <w:sz w:val="24"/>
          <w:szCs w:val="24"/>
        </w:rPr>
      </w:pPr>
    </w:p>
    <w:p w14:paraId="7AF2AB30" w14:textId="77777777" w:rsidR="000F0E5B" w:rsidRDefault="000F0E5B">
      <w:pPr>
        <w:rPr>
          <w:sz w:val="24"/>
          <w:szCs w:val="24"/>
        </w:rPr>
      </w:pPr>
    </w:p>
    <w:p w14:paraId="4A9E500A" w14:textId="77777777" w:rsidR="000F0E5B" w:rsidRDefault="000F0E5B">
      <w:pPr>
        <w:rPr>
          <w:sz w:val="24"/>
          <w:szCs w:val="24"/>
        </w:rPr>
      </w:pPr>
    </w:p>
    <w:p w14:paraId="3671765C" w14:textId="2565DF7F" w:rsidR="000F0E5B" w:rsidRPr="00F539C7" w:rsidRDefault="00D22BC4">
      <w:pPr>
        <w:jc w:val="center"/>
        <w:rPr>
          <w:b/>
          <w:sz w:val="24"/>
          <w:szCs w:val="24"/>
          <w:lang w:val="en-US"/>
          <w:rPrChange w:id="917" w:author="Thaíla Gomes" w:date="2020-01-17T22:43:00Z">
            <w:rPr>
              <w:sz w:val="24"/>
              <w:szCs w:val="24"/>
              <w:lang w:val="en-US"/>
            </w:rPr>
          </w:rPrChange>
        </w:rPr>
        <w:pPrChange w:id="918" w:author="Thaíla Gomes" w:date="2020-01-17T22:43:00Z">
          <w:pPr/>
        </w:pPrChange>
      </w:pPr>
      <w:r w:rsidRPr="00F539C7">
        <w:rPr>
          <w:b/>
          <w:sz w:val="24"/>
          <w:szCs w:val="24"/>
          <w:lang w:val="en-US"/>
          <w:rPrChange w:id="919" w:author="Thaíla Gomes" w:date="2020-01-17T22:43:00Z">
            <w:rPr>
              <w:sz w:val="24"/>
              <w:szCs w:val="24"/>
              <w:lang w:val="en-US"/>
            </w:rPr>
          </w:rPrChange>
        </w:rPr>
        <w:t>REFERÊNCIAS</w:t>
      </w:r>
      <w:commentRangeStart w:id="920"/>
      <w:commentRangeStart w:id="921"/>
      <w:commentRangeEnd w:id="920"/>
      <w:r w:rsidR="00126F3B" w:rsidRPr="00D22BC4">
        <w:rPr>
          <w:b/>
          <w:rPrChange w:id="922" w:author="Thaíla Gomes" w:date="2020-01-17T22:43:00Z">
            <w:rPr/>
          </w:rPrChange>
        </w:rPr>
        <w:commentReference w:id="920"/>
      </w:r>
      <w:commentRangeEnd w:id="921"/>
      <w:r w:rsidR="00126F3B" w:rsidRPr="00D22BC4">
        <w:rPr>
          <w:b/>
          <w:rPrChange w:id="923" w:author="Thaíla Gomes" w:date="2020-01-17T22:43:00Z">
            <w:rPr/>
          </w:rPrChange>
        </w:rPr>
        <w:commentReference w:id="921"/>
      </w:r>
      <w:del w:id="924" w:author="Thaíla Gomes" w:date="2020-01-17T22:43:00Z">
        <w:r w:rsidR="00126F3B" w:rsidRPr="00F539C7" w:rsidDel="00D22BC4">
          <w:rPr>
            <w:b/>
            <w:sz w:val="24"/>
            <w:szCs w:val="24"/>
            <w:lang w:val="en-US"/>
            <w:rPrChange w:id="925" w:author="Thaíla Gomes" w:date="2020-01-17T22:43:00Z">
              <w:rPr>
                <w:sz w:val="24"/>
                <w:szCs w:val="24"/>
                <w:lang w:val="en-US"/>
              </w:rPr>
            </w:rPrChange>
          </w:rPr>
          <w:delText>:</w:delText>
        </w:r>
      </w:del>
    </w:p>
    <w:commentRangeStart w:id="926"/>
    <w:p w14:paraId="39D68263" w14:textId="77777777" w:rsidR="000F0E5B" w:rsidRPr="00C06C75" w:rsidRDefault="00C06C75">
      <w:pPr>
        <w:rPr>
          <w:lang w:val="en-US"/>
          <w:rPrChange w:id="927" w:author="Geiza Maria Hamazaki da Silva" w:date="2019-11-10T21:02:00Z">
            <w:rPr/>
          </w:rPrChange>
        </w:rPr>
      </w:pPr>
      <w:r>
        <w:fldChar w:fldCharType="begin"/>
      </w:r>
      <w:r w:rsidRPr="00023F24">
        <w:rPr>
          <w:lang w:val="en-US"/>
          <w:rPrChange w:id="928" w:author="Geiza Maria Hamazaki da Silva" w:date="2019-11-10T14:41:00Z">
            <w:rPr/>
          </w:rPrChange>
        </w:rPr>
        <w:instrText xml:space="preserve"> HYPERLINK "http://vis-www.cs.umass.edu/~gbhuang" \h </w:instrText>
      </w:r>
      <w:r>
        <w:fldChar w:fldCharType="separate"/>
      </w:r>
      <w:r w:rsidR="00126F3B" w:rsidRPr="00023F24">
        <w:rPr>
          <w:rStyle w:val="LinkdaInternet"/>
          <w:color w:val="auto"/>
          <w:sz w:val="24"/>
          <w:szCs w:val="24"/>
          <w:highlight w:val="white"/>
          <w:lang w:val="en-US"/>
        </w:rPr>
        <w:t>Gary B. Huang</w:t>
      </w:r>
      <w:r>
        <w:rPr>
          <w:rStyle w:val="LinkdaInternet"/>
          <w:color w:val="auto"/>
          <w:sz w:val="24"/>
          <w:szCs w:val="24"/>
          <w:highlight w:val="white"/>
          <w:lang w:val="en-US"/>
        </w:rPr>
        <w:fldChar w:fldCharType="end"/>
      </w:r>
      <w:r w:rsidR="00126F3B" w:rsidRPr="00023F24">
        <w:rPr>
          <w:sz w:val="24"/>
          <w:szCs w:val="24"/>
          <w:shd w:val="clear" w:color="auto" w:fill="FFFFFF"/>
          <w:lang w:val="en-US"/>
        </w:rPr>
        <w:t>, Manu Ramesh, </w:t>
      </w:r>
      <w:r>
        <w:fldChar w:fldCharType="begin"/>
      </w:r>
      <w:r w:rsidRPr="00023F24">
        <w:rPr>
          <w:lang w:val="en-US"/>
          <w:rPrChange w:id="929" w:author="Geiza Maria Hamazaki da Silva" w:date="2019-11-10T14:41:00Z">
            <w:rPr/>
          </w:rPrChange>
        </w:rPr>
        <w:instrText xml:space="preserve"> HYPERLINK "http://research.</w:instrText>
      </w:r>
      <w:r w:rsidRPr="00C06C75">
        <w:rPr>
          <w:lang w:val="en-US"/>
          <w:rPrChange w:id="930" w:author="Geiza Maria Hamazaki da Silva" w:date="2019-11-10T14:41:00Z">
            <w:rPr/>
          </w:rPrChange>
        </w:rPr>
        <w:instrText xml:space="preserve">yahoo.com/bouncer_user/83" \h </w:instrText>
      </w:r>
      <w:r>
        <w:fldChar w:fldCharType="separate"/>
      </w:r>
      <w:r w:rsidR="00126F3B">
        <w:rPr>
          <w:rStyle w:val="LinkdaInternet"/>
          <w:color w:val="auto"/>
          <w:sz w:val="24"/>
          <w:szCs w:val="24"/>
          <w:highlight w:val="white"/>
          <w:lang w:val="en-US"/>
        </w:rPr>
        <w:t>Tamara Berg</w:t>
      </w:r>
      <w:r>
        <w:rPr>
          <w:rStyle w:val="LinkdaInternet"/>
          <w:color w:val="auto"/>
          <w:sz w:val="24"/>
          <w:szCs w:val="24"/>
          <w:highlight w:val="white"/>
          <w:lang w:val="en-US"/>
        </w:rPr>
        <w:fldChar w:fldCharType="end"/>
      </w:r>
      <w:r w:rsidR="00126F3B">
        <w:rPr>
          <w:sz w:val="24"/>
          <w:szCs w:val="24"/>
          <w:shd w:val="clear" w:color="auto" w:fill="FFFFFF"/>
          <w:lang w:val="en-US"/>
        </w:rPr>
        <w:t>, and </w:t>
      </w:r>
      <w:r>
        <w:fldChar w:fldCharType="begin"/>
      </w:r>
      <w:r w:rsidRPr="00C06C75">
        <w:rPr>
          <w:lang w:val="en-US"/>
          <w:rPrChange w:id="931" w:author="Geiza Maria Hamazaki da Silva" w:date="2019-11-10T14:41:00Z">
            <w:rPr/>
          </w:rPrChange>
        </w:rPr>
        <w:instrText xml:space="preserve"> HYPERLINK "http://www.cs.umass.edu/~elm" \h </w:instrText>
      </w:r>
      <w:r>
        <w:fldChar w:fldCharType="separate"/>
      </w:r>
      <w:r w:rsidR="00126F3B">
        <w:rPr>
          <w:rStyle w:val="LinkdaInternet"/>
          <w:color w:val="auto"/>
          <w:sz w:val="24"/>
          <w:szCs w:val="24"/>
          <w:highlight w:val="white"/>
          <w:lang w:val="en-US"/>
        </w:rPr>
        <w:t>Erik Learned-Miller</w:t>
      </w:r>
      <w:r>
        <w:rPr>
          <w:rStyle w:val="LinkdaInternet"/>
          <w:color w:val="auto"/>
          <w:sz w:val="24"/>
          <w:szCs w:val="24"/>
          <w:highlight w:val="white"/>
          <w:lang w:val="en-US"/>
        </w:rPr>
        <w:fldChar w:fldCharType="end"/>
      </w:r>
      <w:r w:rsidR="00126F3B">
        <w:rPr>
          <w:sz w:val="24"/>
          <w:szCs w:val="24"/>
          <w:shd w:val="clear" w:color="auto" w:fill="FFFFFF"/>
          <w:lang w:val="en-US"/>
        </w:rPr>
        <w:t>.</w:t>
      </w:r>
      <w:r w:rsidR="00126F3B">
        <w:rPr>
          <w:sz w:val="24"/>
          <w:szCs w:val="24"/>
          <w:lang w:val="en-US"/>
        </w:rPr>
        <w:br/>
      </w:r>
      <w:r w:rsidR="00126F3B">
        <w:rPr>
          <w:b/>
          <w:bCs/>
          <w:sz w:val="24"/>
          <w:szCs w:val="24"/>
          <w:shd w:val="clear" w:color="auto" w:fill="FFFFFF"/>
          <w:lang w:val="en-US"/>
        </w:rPr>
        <w:t xml:space="preserve">Labeled Faces in the Wild: A Database for Studying Face Recognition in Unconstrained </w:t>
      </w:r>
      <w:r w:rsidR="00126F3B">
        <w:rPr>
          <w:b/>
          <w:bCs/>
          <w:sz w:val="24"/>
          <w:szCs w:val="24"/>
          <w:shd w:val="clear" w:color="auto" w:fill="FFFFFF"/>
          <w:lang w:val="en-US"/>
        </w:rPr>
        <w:lastRenderedPageBreak/>
        <w:t>Environments.</w:t>
      </w:r>
      <w:r w:rsidR="00126F3B">
        <w:rPr>
          <w:sz w:val="24"/>
          <w:szCs w:val="24"/>
          <w:lang w:val="en-US"/>
        </w:rPr>
        <w:br/>
      </w:r>
      <w:r w:rsidR="00126F3B">
        <w:rPr>
          <w:i/>
          <w:iCs/>
          <w:sz w:val="24"/>
          <w:szCs w:val="24"/>
          <w:shd w:val="clear" w:color="auto" w:fill="FFFFFF"/>
          <w:lang w:val="en-US"/>
        </w:rPr>
        <w:t>University of Massachusetts, Amherst, Technical Report 07-49</w:t>
      </w:r>
      <w:r w:rsidR="00126F3B">
        <w:rPr>
          <w:sz w:val="24"/>
          <w:szCs w:val="24"/>
          <w:shd w:val="clear" w:color="auto" w:fill="FFFFFF"/>
          <w:lang w:val="en-US"/>
        </w:rPr>
        <w:t>, October, 2007.</w:t>
      </w:r>
    </w:p>
    <w:p w14:paraId="7554D712" w14:textId="77777777" w:rsidR="000F0E5B" w:rsidRDefault="000F0E5B">
      <w:pPr>
        <w:rPr>
          <w:sz w:val="24"/>
          <w:szCs w:val="24"/>
          <w:highlight w:val="white"/>
          <w:lang w:val="en-US"/>
        </w:rPr>
      </w:pPr>
    </w:p>
    <w:p w14:paraId="52CBB5D7" w14:textId="77777777" w:rsidR="000F0E5B" w:rsidRDefault="00126F3B">
      <w:pPr>
        <w:rPr>
          <w:rStyle w:val="selectable"/>
          <w:i/>
          <w:iCs/>
          <w:color w:val="000000"/>
          <w:sz w:val="24"/>
          <w:szCs w:val="24"/>
          <w:lang w:val="en-US"/>
        </w:rPr>
      </w:pPr>
      <w:r>
        <w:rPr>
          <w:color w:val="000000"/>
          <w:sz w:val="24"/>
          <w:szCs w:val="24"/>
          <w:shd w:val="clear" w:color="auto" w:fill="FFFFFF"/>
          <w:lang w:val="en-US"/>
        </w:rPr>
        <w:t xml:space="preserve">A. Ponti, M. and B. Paranhos da Costa, G. (2017). </w:t>
      </w:r>
      <w:r>
        <w:rPr>
          <w:color w:val="000000"/>
          <w:sz w:val="24"/>
          <w:szCs w:val="24"/>
          <w:shd w:val="clear" w:color="auto" w:fill="FFFFFF"/>
        </w:rPr>
        <w:t>Como funciona o Deep Learning. In: V. Vieira, H. L. Razente and M. N. Barioni, ed., </w:t>
      </w:r>
      <w:r>
        <w:rPr>
          <w:i/>
          <w:iCs/>
          <w:color w:val="000000"/>
          <w:sz w:val="24"/>
          <w:szCs w:val="24"/>
          <w:shd w:val="clear" w:color="auto" w:fill="FFFFFF"/>
        </w:rPr>
        <w:t>TÓPICOS EM GERENCIAMENTO DE DADOS E INFORMAÇÕES 2017</w:t>
      </w:r>
      <w:r>
        <w:rPr>
          <w:color w:val="000000"/>
          <w:sz w:val="24"/>
          <w:szCs w:val="24"/>
          <w:shd w:val="clear" w:color="auto" w:fill="FFFFFF"/>
        </w:rPr>
        <w:t xml:space="preserve">, 1st ed. </w:t>
      </w:r>
      <w:r>
        <w:rPr>
          <w:color w:val="000000"/>
          <w:sz w:val="24"/>
          <w:szCs w:val="24"/>
          <w:shd w:val="clear" w:color="auto" w:fill="FFFFFF"/>
          <w:lang w:val="en-US"/>
        </w:rPr>
        <w:t>Uberlândia: Sociedade Brasileira de Computação – SBC, pp.63-88.</w:t>
      </w:r>
    </w:p>
    <w:p w14:paraId="6C0BCCF3" w14:textId="77777777" w:rsidR="000F0E5B" w:rsidRDefault="000F0E5B">
      <w:pPr>
        <w:rPr>
          <w:sz w:val="24"/>
          <w:szCs w:val="24"/>
          <w:lang w:val="en-US"/>
        </w:rPr>
      </w:pPr>
    </w:p>
    <w:p w14:paraId="1BC269EF" w14:textId="77777777" w:rsidR="000F0E5B" w:rsidRDefault="00126F3B">
      <w:pPr>
        <w:rPr>
          <w:sz w:val="24"/>
          <w:szCs w:val="24"/>
        </w:rPr>
      </w:pPr>
      <w:r>
        <w:rPr>
          <w:sz w:val="24"/>
          <w:szCs w:val="24"/>
          <w:lang w:val="en-US"/>
        </w:rPr>
        <w:t xml:space="preserve">LECUN, Y.; KAVUKCUOGLU, K.; FARABET, C. Convolutional networks and applications in vision. In: Circuits and Systems (ISCAS), Proceedings of 2010 IEEE International Symposium on. </w:t>
      </w:r>
      <w:r>
        <w:rPr>
          <w:sz w:val="24"/>
          <w:szCs w:val="24"/>
        </w:rPr>
        <w:t>[S.l.: s.n.], 2010. p. 253–256.</w:t>
      </w:r>
    </w:p>
    <w:p w14:paraId="0C66BFC8" w14:textId="77777777" w:rsidR="000F0E5B" w:rsidRDefault="000F0E5B">
      <w:pPr>
        <w:rPr>
          <w:color w:val="000000"/>
          <w:sz w:val="24"/>
          <w:szCs w:val="24"/>
          <w:highlight w:val="white"/>
        </w:rPr>
      </w:pPr>
    </w:p>
    <w:p w14:paraId="5CD819D8" w14:textId="77777777" w:rsidR="000F0E5B" w:rsidRDefault="00126F3B">
      <w:pPr>
        <w:rPr>
          <w:rStyle w:val="selectable"/>
          <w:i/>
          <w:iCs/>
          <w:color w:val="000000"/>
          <w:sz w:val="24"/>
          <w:szCs w:val="24"/>
        </w:rPr>
      </w:pPr>
      <w:r>
        <w:rPr>
          <w:color w:val="000000"/>
          <w:sz w:val="24"/>
          <w:szCs w:val="24"/>
          <w:shd w:val="clear" w:color="auto" w:fill="FFFFFF"/>
        </w:rPr>
        <w:t>DEFREITAS JURASZEK, G. (2014). </w:t>
      </w:r>
      <w:r>
        <w:rPr>
          <w:i/>
          <w:iCs/>
          <w:color w:val="000000"/>
          <w:sz w:val="24"/>
          <w:szCs w:val="24"/>
          <w:shd w:val="clear" w:color="auto" w:fill="FFFFFF"/>
        </w:rPr>
        <w:t>Reconhecimento De Produtos Por Imagem Utilizando Palavras Visuais E Redes Neurais Convolucionais</w:t>
      </w:r>
      <w:r>
        <w:rPr>
          <w:color w:val="000000"/>
          <w:sz w:val="24"/>
          <w:szCs w:val="24"/>
          <w:shd w:val="clear" w:color="auto" w:fill="FFFFFF"/>
        </w:rPr>
        <w:t>. Mestre. Universidade Do Estado De Santa Catarina – UDESC.</w:t>
      </w:r>
    </w:p>
    <w:p w14:paraId="69646A87" w14:textId="77777777" w:rsidR="000F0E5B" w:rsidRDefault="00126F3B">
      <w:pPr>
        <w:rPr>
          <w:rStyle w:val="selectable"/>
          <w:i/>
          <w:iCs/>
          <w:color w:val="000000"/>
          <w:sz w:val="24"/>
          <w:szCs w:val="24"/>
        </w:rPr>
      </w:pPr>
      <w:r w:rsidRPr="000C25B4">
        <w:rPr>
          <w:rStyle w:val="selectable"/>
          <w:i/>
          <w:iCs/>
          <w:color w:val="000000"/>
          <w:sz w:val="24"/>
          <w:szCs w:val="24"/>
        </w:rPr>
        <w:t xml:space="preserve">Davis E. King. </w:t>
      </w:r>
      <w:r>
        <w:rPr>
          <w:rStyle w:val="selectable"/>
          <w:i/>
          <w:iCs/>
          <w:color w:val="000000"/>
          <w:sz w:val="24"/>
          <w:szCs w:val="24"/>
          <w:lang w:val="en-US"/>
        </w:rPr>
        <w:t xml:space="preserve">Dlib-ml: A machine learning toolkit. </w:t>
      </w:r>
      <w:r>
        <w:rPr>
          <w:rStyle w:val="selectable"/>
          <w:i/>
          <w:iCs/>
          <w:color w:val="000000"/>
          <w:sz w:val="24"/>
          <w:szCs w:val="24"/>
        </w:rPr>
        <w:t>JMLR, 10, 2009.</w:t>
      </w:r>
    </w:p>
    <w:p w14:paraId="4C57AEEF" w14:textId="77777777" w:rsidR="000F0E5B" w:rsidRDefault="000F0E5B">
      <w:pPr>
        <w:rPr>
          <w:color w:val="000000"/>
          <w:sz w:val="24"/>
          <w:szCs w:val="24"/>
          <w:highlight w:val="white"/>
        </w:rPr>
      </w:pPr>
    </w:p>
    <w:p w14:paraId="5ADEE442" w14:textId="77777777" w:rsidR="000F0E5B" w:rsidRDefault="00126F3B">
      <w:pPr>
        <w:rPr>
          <w:rStyle w:val="selectable"/>
          <w:i/>
          <w:iCs/>
          <w:color w:val="000000"/>
          <w:sz w:val="24"/>
          <w:szCs w:val="24"/>
          <w:lang w:val="en-US"/>
        </w:rPr>
      </w:pPr>
      <w:r>
        <w:rPr>
          <w:color w:val="000000"/>
          <w:sz w:val="24"/>
          <w:szCs w:val="24"/>
          <w:shd w:val="clear" w:color="auto" w:fill="FFFFFF"/>
        </w:rPr>
        <w:t>De Lemos Ferreira Casimiro da Costa, B. (2018). </w:t>
      </w:r>
      <w:r>
        <w:rPr>
          <w:i/>
          <w:iCs/>
          <w:color w:val="000000"/>
          <w:sz w:val="24"/>
          <w:szCs w:val="24"/>
          <w:shd w:val="clear" w:color="auto" w:fill="FFFFFF"/>
          <w:lang w:val="en-US"/>
        </w:rPr>
        <w:t>Practical Face Recognition: Building a Complete System Able to Identify Subjects in Real Time</w:t>
      </w:r>
      <w:r>
        <w:rPr>
          <w:color w:val="000000"/>
          <w:sz w:val="24"/>
          <w:szCs w:val="24"/>
          <w:shd w:val="clear" w:color="auto" w:fill="FFFFFF"/>
          <w:lang w:val="en-US"/>
        </w:rPr>
        <w:t>. Mestre. Universidade do Porto.</w:t>
      </w:r>
    </w:p>
    <w:p w14:paraId="33E7A539" w14:textId="77777777" w:rsidR="000F0E5B" w:rsidRDefault="000F0E5B">
      <w:pPr>
        <w:pStyle w:val="Pr-formataoHTML"/>
        <w:spacing w:line="360" w:lineRule="auto"/>
        <w:rPr>
          <w:rStyle w:val="CdigoHTML"/>
          <w:rFonts w:ascii="Times New Roman" w:hAnsi="Times New Roman" w:cs="Times New Roman"/>
          <w:sz w:val="24"/>
          <w:szCs w:val="24"/>
          <w:lang w:val="en-US"/>
        </w:rPr>
      </w:pPr>
    </w:p>
    <w:p w14:paraId="58BA4F1A" w14:textId="77777777" w:rsidR="000F0E5B" w:rsidRDefault="00126F3B">
      <w:pPr>
        <w:jc w:val="left"/>
        <w:rPr>
          <w:color w:val="000000"/>
          <w:sz w:val="24"/>
          <w:szCs w:val="24"/>
          <w:highlight w:val="white"/>
          <w:lang w:val="en-US"/>
        </w:rPr>
      </w:pPr>
      <w:r>
        <w:rPr>
          <w:color w:val="000000"/>
          <w:sz w:val="24"/>
          <w:szCs w:val="24"/>
          <w:shd w:val="clear" w:color="auto" w:fill="FFFFFF"/>
          <w:lang w:val="en-US"/>
        </w:rPr>
        <w:t>B. Amos, B. Ludwiczuk, M. Satyanarayanan, "Openface: A general-purpose face recognition library with mobile applications," CMU-CS-16-118, CMU School of Computer Science, Tech. Rep., 2016.</w:t>
      </w:r>
    </w:p>
    <w:p w14:paraId="7E7978A6" w14:textId="77777777" w:rsidR="000F0E5B" w:rsidRDefault="000F0E5B">
      <w:pPr>
        <w:jc w:val="left"/>
        <w:rPr>
          <w:color w:val="000000"/>
          <w:sz w:val="24"/>
          <w:szCs w:val="24"/>
          <w:highlight w:val="white"/>
          <w:lang w:val="en-US"/>
        </w:rPr>
      </w:pPr>
    </w:p>
    <w:p w14:paraId="15168134" w14:textId="778D9D4F" w:rsidR="000F0E5B" w:rsidRDefault="00126F3B">
      <w:r>
        <w:rPr>
          <w:sz w:val="24"/>
          <w:szCs w:val="24"/>
          <w:lang w:val="en-US"/>
        </w:rPr>
        <w:t xml:space="preserve">A. Colombo, C. Cusano, and R. Schettini, “UMB-DB: A Database of Partially Occluded 3D Faces,” in </w:t>
      </w:r>
      <w:r>
        <w:rPr>
          <w:rStyle w:val="nfase"/>
          <w:sz w:val="24"/>
          <w:szCs w:val="24"/>
          <w:lang w:val="en-US"/>
        </w:rPr>
        <w:t>in Proc. ICCV 2011 Workshops</w:t>
      </w:r>
      <w:r>
        <w:rPr>
          <w:sz w:val="24"/>
          <w:szCs w:val="24"/>
          <w:lang w:val="en-US"/>
        </w:rPr>
        <w:t>, pp. 2113-2119, 2011.</w:t>
      </w:r>
      <w:commentRangeEnd w:id="926"/>
      <w:r w:rsidR="00D22BC4">
        <w:rPr>
          <w:rStyle w:val="Refdecomentrio"/>
        </w:rPr>
        <w:commentReference w:id="926"/>
      </w:r>
    </w:p>
    <w:sectPr w:rsidR="000F0E5B">
      <w:pgSz w:w="11906" w:h="16838"/>
      <w:pgMar w:top="1701" w:right="1134" w:bottom="1134" w:left="1701" w:header="0" w:footer="720" w:gutter="0"/>
      <w:pgNumType w:start="1"/>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eiza Maria Hamazaki da Silva" w:date="2019-11-12T09:01:00Z" w:initials="GMHdS">
    <w:p w14:paraId="4D93D92E" w14:textId="2D572B5E" w:rsidR="00CC5A39" w:rsidRDefault="00CC5A39">
      <w:pPr>
        <w:pStyle w:val="Textodecomentrio"/>
      </w:pPr>
      <w:r>
        <w:rPr>
          <w:rStyle w:val="Refdecomentrio"/>
        </w:rPr>
        <w:annotationRef/>
      </w:r>
      <w:r>
        <w:t>Tem uma iniciativa maior que anossa... envolvendo todo o brasil.. eu vi no repórter na semana passada vale a pena pesquisa. Eles não fazem reconhecimento fácil... então a sua motivação continua valendo...</w:t>
      </w:r>
    </w:p>
  </w:comment>
  <w:comment w:id="2" w:author="Thaíla Gomes" w:date="2020-01-17T21:35:00Z" w:initials="TG">
    <w:p w14:paraId="7544B72C" w14:textId="2FCE35D3" w:rsidR="00CC5A39" w:rsidRDefault="00CC5A39">
      <w:pPr>
        <w:pStyle w:val="Textodecomentrio"/>
      </w:pPr>
      <w:r>
        <w:rPr>
          <w:rStyle w:val="Refdecomentrio"/>
        </w:rPr>
        <w:annotationRef/>
      </w:r>
      <w:r>
        <w:t>Entre o nome de uma seção e seus tópicos, deve haver um texto, ainda que pequeno descrevendo do que se trata o capítulo.</w:t>
      </w:r>
    </w:p>
  </w:comment>
  <w:comment w:id="6" w:author="Thaíla Gomes" w:date="2020-01-17T22:09:00Z" w:initials="TG">
    <w:p w14:paraId="1FCC6B08" w14:textId="364AC83F" w:rsidR="00CC5A39" w:rsidRDefault="00CC5A39">
      <w:pPr>
        <w:pStyle w:val="Textodecomentrio"/>
      </w:pPr>
      <w:r>
        <w:rPr>
          <w:rStyle w:val="Refdecomentrio"/>
        </w:rPr>
        <w:annotationRef/>
      </w:r>
      <w:r>
        <w:t>Os tópicos não devem ter a identação alterada, apenas características, como negrito, itálico e sublinhado.</w:t>
      </w:r>
    </w:p>
  </w:comment>
  <w:comment w:id="32" w:author="Thaíla Gomes" w:date="2020-01-17T21:48:00Z" w:initials="TG">
    <w:p w14:paraId="2536EC76" w14:textId="77777777" w:rsidR="00CC5A39" w:rsidRDefault="00CC5A39" w:rsidP="000C25B4">
      <w:pPr>
        <w:pStyle w:val="Textodecomentrio"/>
      </w:pPr>
      <w:r>
        <w:rPr>
          <w:rStyle w:val="Refdecomentrio"/>
        </w:rPr>
        <w:annotationRef/>
      </w:r>
      <w:r>
        <w:rPr>
          <w:rStyle w:val="Refdecomentrio"/>
        </w:rPr>
        <w:t>Isso deveria fazer parte da contextualização.</w:t>
      </w:r>
    </w:p>
  </w:comment>
  <w:comment w:id="92" w:author="Thaíla Gomes" w:date="2020-01-17T21:46:00Z" w:initials="TG">
    <w:p w14:paraId="5350E1E1" w14:textId="7FB0A9D0" w:rsidR="00CC5A39" w:rsidRDefault="00CC5A39">
      <w:pPr>
        <w:pStyle w:val="Textodecomentrio"/>
      </w:pPr>
      <w:r>
        <w:rPr>
          <w:rStyle w:val="Refdecomentrio"/>
        </w:rPr>
        <w:annotationRef/>
      </w:r>
      <w:r>
        <w:t>Esta parte seria a motivação em si. A parte anterior seria a “contextualização”.</w:t>
      </w:r>
    </w:p>
  </w:comment>
  <w:comment w:id="110" w:author="Thaíla Gomes" w:date="2020-01-17T21:48:00Z" w:initials="TG">
    <w:p w14:paraId="0F6853ED" w14:textId="0BA2CD75" w:rsidR="00CC5A39" w:rsidRDefault="00CC5A39">
      <w:pPr>
        <w:pStyle w:val="Textodecomentrio"/>
      </w:pPr>
      <w:r>
        <w:rPr>
          <w:rStyle w:val="Refdecomentrio"/>
        </w:rPr>
        <w:annotationRef/>
      </w:r>
      <w:r>
        <w:rPr>
          <w:rStyle w:val="Refdecomentrio"/>
        </w:rPr>
        <w:t>Isso deveria fazer parte da contextualização.</w:t>
      </w:r>
    </w:p>
  </w:comment>
  <w:comment w:id="127" w:author="Thaís de Souza Simões" w:date="2018-10-12T22:19:00Z" w:initials="">
    <w:p w14:paraId="66E4CCE0" w14:textId="77777777" w:rsidR="00CC5A39" w:rsidRDefault="00CC5A39">
      <w:r w:rsidRPr="00C06C75">
        <w:rPr>
          <w:rFonts w:ascii="Arial" w:eastAsia="Arial" w:hAnsi="Arial" w:cs="Arial"/>
          <w:color w:val="000000"/>
          <w:sz w:val="24"/>
          <w:szCs w:val="24"/>
          <w:lang w:eastAsia="en-US" w:bidi="en-US"/>
        </w:rPr>
        <w:t>Seria correto chamá-los de framework?</w:t>
      </w:r>
    </w:p>
  </w:comment>
  <w:comment w:id="125" w:author="Thaíla Gomes" w:date="2020-01-17T21:48:00Z" w:initials="TG">
    <w:p w14:paraId="04F336F5" w14:textId="4C90DFF7" w:rsidR="00CC5A39" w:rsidRDefault="00CC5A39">
      <w:pPr>
        <w:pStyle w:val="Textodecomentrio"/>
      </w:pPr>
      <w:r>
        <w:rPr>
          <w:rStyle w:val="Refdecomentrio"/>
        </w:rPr>
        <w:annotationRef/>
      </w:r>
      <w:r>
        <w:t>Isso seria o objetivo geral, o texto poderia ainda ser dividido em geral e específicos ou, se for o caso, os específicos poderiam ser determinar qual seria o melhor/aplicável, além de determinar prós e contras de cada um, nesse contexto.</w:t>
      </w:r>
    </w:p>
  </w:comment>
  <w:comment w:id="135" w:author="Thaís de Souza Simões" w:date="2018-10-12T22:21:00Z" w:initials="">
    <w:p w14:paraId="72949419" w14:textId="77777777" w:rsidR="00CC5A39" w:rsidRDefault="00CC5A39">
      <w:r w:rsidRPr="00C06C75">
        <w:rPr>
          <w:rFonts w:ascii="Arial" w:eastAsia="Arial" w:hAnsi="Arial" w:cs="Arial"/>
          <w:color w:val="000000"/>
          <w:sz w:val="24"/>
          <w:szCs w:val="24"/>
          <w:lang w:eastAsia="en-US" w:bidi="en-US"/>
        </w:rPr>
        <w:t>Colocar depois</w:t>
      </w:r>
    </w:p>
  </w:comment>
  <w:comment w:id="138" w:author="Geiza Maria Hamazaki da Silva" w:date="2019-11-10T21:02:00Z" w:initials="GMHdS">
    <w:p w14:paraId="68F33143" w14:textId="6047758B" w:rsidR="00CC5A39" w:rsidRDefault="00CC5A39">
      <w:pPr>
        <w:pStyle w:val="Textodecomentrio"/>
      </w:pPr>
      <w:r>
        <w:rPr>
          <w:rStyle w:val="Refdecomentrio"/>
        </w:rPr>
        <w:annotationRef/>
      </w:r>
      <w:r>
        <w:t>Acho que ficaria melhor o nome referencial bibliográfico..</w:t>
      </w:r>
    </w:p>
    <w:p w14:paraId="30754F08" w14:textId="77777777" w:rsidR="00CC5A39" w:rsidRDefault="00CC5A39">
      <w:pPr>
        <w:pStyle w:val="Textodecomentrio"/>
      </w:pPr>
    </w:p>
  </w:comment>
  <w:comment w:id="141" w:author="Geiza Maria Hamazaki da Silva" w:date="2019-11-11T11:12:00Z" w:initials="GMHdS">
    <w:p w14:paraId="7C711725" w14:textId="1C0EE3B9" w:rsidR="00CC5A39" w:rsidRDefault="00CC5A39">
      <w:pPr>
        <w:pStyle w:val="Textodecomentrio"/>
      </w:pPr>
      <w:r>
        <w:rPr>
          <w:rStyle w:val="Refdecomentrio"/>
        </w:rPr>
        <w:annotationRef/>
      </w:r>
      <w:r>
        <w:t>A máquina que passa por processo? Ou a imagem passa por processo?? Ou  o computador executa processo sobre as imagens???</w:t>
      </w:r>
    </w:p>
  </w:comment>
  <w:comment w:id="146" w:author="Geiza Maria Hamazaki da Silva" w:date="2019-11-11T11:13:00Z" w:initials="GMHdS">
    <w:p w14:paraId="0242E363" w14:textId="3CE5E4FC" w:rsidR="00CC5A39" w:rsidRDefault="00CC5A39">
      <w:pPr>
        <w:pStyle w:val="Textodecomentrio"/>
      </w:pPr>
      <w:r>
        <w:rPr>
          <w:rStyle w:val="Refdecomentrio"/>
        </w:rPr>
        <w:annotationRef/>
      </w:r>
      <w:r>
        <w:t>não seria melhor simular?</w:t>
      </w:r>
    </w:p>
  </w:comment>
  <w:comment w:id="149" w:author="Thais de Souza Simões" w:date="2019-10-11T15:28:00Z" w:initials="TdSS">
    <w:p w14:paraId="009E7768" w14:textId="77777777" w:rsidR="00CC5A39" w:rsidRDefault="00CC5A39">
      <w:r w:rsidRPr="00C06C75">
        <w:rPr>
          <w:rFonts w:ascii="Liberation Serif" w:eastAsia="DejaVu Sans" w:hAnsi="Liberation Serif" w:cs="DejaVu Sans"/>
          <w:color w:val="auto"/>
          <w:sz w:val="24"/>
          <w:szCs w:val="24"/>
          <w:lang w:eastAsia="en-US" w:bidi="en-US"/>
        </w:rPr>
        <w:t>https://www.seer.ufrgs.br/rita/article/view/rita_v16_n1_p125/7289</w:t>
      </w:r>
    </w:p>
  </w:comment>
  <w:comment w:id="150" w:author="Thaíla Gomes" w:date="2020-01-17T21:52:00Z" w:initials="TG">
    <w:p w14:paraId="6CECDCF8" w14:textId="62326A38" w:rsidR="00CC5A39" w:rsidRDefault="00CC5A39">
      <w:pPr>
        <w:pStyle w:val="Textodecomentrio"/>
      </w:pPr>
      <w:r>
        <w:rPr>
          <w:rStyle w:val="Refdecomentrio"/>
        </w:rPr>
        <w:annotationRef/>
      </w:r>
      <w:r>
        <w:t>A referência, de acordo com a ABNT, deve ser (SOBRENOME, ANO), (ANO) ou coisa parecida, cabe checar qual o padrão utilizado pela UNIRIO.</w:t>
      </w:r>
    </w:p>
  </w:comment>
  <w:comment w:id="152" w:author="Geiza Maria Hamazaki da Silva" w:date="2019-11-11T15:41:00Z" w:initials="GMHdS">
    <w:p w14:paraId="3EEF752E" w14:textId="036F3D9B" w:rsidR="00CC5A39" w:rsidRDefault="00CC5A39">
      <w:pPr>
        <w:pStyle w:val="Textodecomentrio"/>
      </w:pPr>
      <w:r>
        <w:rPr>
          <w:rStyle w:val="Refdecomentrio"/>
        </w:rPr>
        <w:annotationRef/>
      </w:r>
    </w:p>
  </w:comment>
  <w:comment w:id="153" w:author="Geiza Maria Hamazaki da Silva" w:date="2019-11-11T15:41:00Z" w:initials="GMHdS">
    <w:p w14:paraId="2224CA6D" w14:textId="0E84AC45" w:rsidR="00CC5A39" w:rsidRDefault="00CC5A39">
      <w:pPr>
        <w:pStyle w:val="Textodecomentrio"/>
      </w:pPr>
      <w:r>
        <w:rPr>
          <w:rStyle w:val="Refdecomentrio"/>
        </w:rPr>
        <w:annotationRef/>
      </w:r>
      <w:r>
        <w:t>não é bolo para ter pedaço..kkk</w:t>
      </w:r>
    </w:p>
    <w:p w14:paraId="12D18160" w14:textId="06B1C989" w:rsidR="00CC5A39" w:rsidRDefault="00CC5A39">
      <w:pPr>
        <w:pStyle w:val="Textodecomentrio"/>
      </w:pPr>
      <w:r>
        <w:t>é uma das partes do processamento necessário para a (computação/desenvolvimento.. ou algo assim....) de visão computacionl</w:t>
      </w:r>
    </w:p>
  </w:comment>
  <w:comment w:id="157" w:author="Geiza Maria Hamazaki da Silva" w:date="2019-11-11T15:44:00Z" w:initials="GMHdS">
    <w:p w14:paraId="6D8D5393" w14:textId="5031F83D" w:rsidR="00CC5A39" w:rsidRDefault="00CC5A39">
      <w:pPr>
        <w:pStyle w:val="Textodecomentrio"/>
      </w:pPr>
      <w:r>
        <w:rPr>
          <w:rStyle w:val="Refdecomentrio"/>
        </w:rPr>
        <w:annotationRef/>
      </w:r>
      <w:r>
        <w:t>não seria imagens?? É um texto técnico.. tem que utilizar as palavras apropriadas..</w:t>
      </w:r>
    </w:p>
  </w:comment>
  <w:comment w:id="160" w:author="Geiza Maria Hamazaki da Silva" w:date="2019-11-11T15:46:00Z" w:initials="GMHdS">
    <w:p w14:paraId="280D243D" w14:textId="1086AF93" w:rsidR="00CC5A39" w:rsidRDefault="00CC5A39">
      <w:pPr>
        <w:pStyle w:val="Textodecomentrio"/>
      </w:pPr>
      <w:r>
        <w:rPr>
          <w:rStyle w:val="Refdecomentrio"/>
        </w:rPr>
        <w:annotationRef/>
      </w:r>
      <w:r>
        <w:t>ele quem?? Em um conjunto de números, de forma a ser possível a computação/ processamento da imagem de modo a gerar a saída mais próximo a conclusão humana.</w:t>
      </w:r>
    </w:p>
  </w:comment>
  <w:comment w:id="172" w:author="Autor desconhecido" w:date="2019-11-02T11:18:00Z" w:initials="">
    <w:p w14:paraId="5A577A4A" w14:textId="77777777" w:rsidR="00CC5A39" w:rsidRDefault="00CC5A39">
      <w:r>
        <w:rPr>
          <w:sz w:val="20"/>
        </w:rPr>
        <w:t>http://mesonpi.cat.cbpf.br/e2002/cursos/NotasAula/PDSI.pdf</w:t>
      </w:r>
    </w:p>
  </w:comment>
  <w:comment w:id="173" w:author="Thaíla Gomes" w:date="2020-01-17T22:05:00Z" w:initials="TG">
    <w:p w14:paraId="4B3BA3EC" w14:textId="7812F1D6" w:rsidR="00CC5A39" w:rsidRDefault="00CC5A39">
      <w:pPr>
        <w:pStyle w:val="Textodecomentrio"/>
      </w:pPr>
      <w:r>
        <w:rPr>
          <w:rStyle w:val="Refdecomentrio"/>
        </w:rPr>
        <w:annotationRef/>
      </w:r>
      <w:r>
        <w:t>A partir daqui poderia ser dividido em subtópicos.</w:t>
      </w:r>
    </w:p>
  </w:comment>
  <w:comment w:id="183" w:author="Geiza Maria Hamazaki da Silva" w:date="2019-11-11T15:52:00Z" w:initials="GMHdS">
    <w:p w14:paraId="64067395" w14:textId="4D72C6D2" w:rsidR="00CC5A39" w:rsidRDefault="00CC5A39">
      <w:pPr>
        <w:pStyle w:val="Textodecomentrio"/>
      </w:pPr>
      <w:r>
        <w:rPr>
          <w:rStyle w:val="Refdecomentrio"/>
        </w:rPr>
        <w:annotationRef/>
      </w:r>
      <w:r>
        <w:t>o que é isso? É para que isso é feito?</w:t>
      </w:r>
    </w:p>
  </w:comment>
  <w:comment w:id="191" w:author="Thaíla Gomes" w:date="2020-01-17T22:03:00Z" w:initials="TG">
    <w:p w14:paraId="57C84C84" w14:textId="114F83AF" w:rsidR="00CC5A39" w:rsidRDefault="00CC5A39">
      <w:pPr>
        <w:pStyle w:val="Textodecomentrio"/>
      </w:pPr>
      <w:r>
        <w:rPr>
          <w:rStyle w:val="Refdecomentrio"/>
        </w:rPr>
        <w:annotationRef/>
      </w:r>
      <w:r>
        <w:t>Em relação?</w:t>
      </w:r>
    </w:p>
  </w:comment>
  <w:comment w:id="198" w:author="Autor desconhecido" w:date="2019-11-02T12:43:00Z" w:initials="">
    <w:p w14:paraId="68FB5AD9" w14:textId="77777777" w:rsidR="00CC5A39" w:rsidRDefault="00CC5A39">
      <w:r>
        <w:rPr>
          <w:sz w:val="20"/>
        </w:rPr>
        <w:t>https://www.lume.ufrgs.br/handle/10183/2783</w:t>
      </w:r>
    </w:p>
  </w:comment>
  <w:comment w:id="200" w:author="Geiza Maria Hamazaki da Silva" w:date="2019-11-11T15:54:00Z" w:initials="GMHdS">
    <w:p w14:paraId="0818455E" w14:textId="3ED6F58D" w:rsidR="00CC5A39" w:rsidRDefault="00CC5A39">
      <w:pPr>
        <w:pStyle w:val="Textodecomentrio"/>
      </w:pPr>
      <w:r>
        <w:rPr>
          <w:rStyle w:val="Refdecomentrio"/>
        </w:rPr>
        <w:annotationRef/>
      </w:r>
      <w:r>
        <w:t>como  e por que?</w:t>
      </w:r>
    </w:p>
  </w:comment>
  <w:comment w:id="218" w:author="Thaíla Gomes" w:date="2020-01-17T22:07:00Z" w:initials="TG">
    <w:p w14:paraId="08B89996" w14:textId="667A795E" w:rsidR="00CC5A39" w:rsidRDefault="00CC5A39">
      <w:pPr>
        <w:pStyle w:val="Textodecomentrio"/>
      </w:pPr>
      <w:r>
        <w:rPr>
          <w:rStyle w:val="Refdecomentrio"/>
        </w:rPr>
        <w:annotationRef/>
      </w:r>
      <w:r>
        <w:t>Isso poderia ficar entre “Referencial bibliográfico” e a primeira seção.</w:t>
      </w:r>
    </w:p>
  </w:comment>
  <w:comment w:id="220" w:author="Thaís de Souza Simões" w:date="2018-10-12T22:32:00Z" w:initials="">
    <w:p w14:paraId="0DD926B4" w14:textId="31AB7B84" w:rsidR="00CC5A39" w:rsidRDefault="00CC5A39">
      <w:pPr>
        <w:rPr>
          <w:rFonts w:ascii="Arial" w:eastAsia="Arial" w:hAnsi="Arial" w:cs="Arial"/>
          <w:color w:val="000000"/>
          <w:sz w:val="24"/>
          <w:szCs w:val="24"/>
          <w:lang w:eastAsia="en-US" w:bidi="en-US"/>
        </w:rPr>
      </w:pPr>
      <w:r w:rsidRPr="00C06C75">
        <w:rPr>
          <w:rFonts w:ascii="Arial" w:eastAsia="Arial" w:hAnsi="Arial" w:cs="Arial"/>
          <w:color w:val="000000"/>
          <w:sz w:val="24"/>
          <w:szCs w:val="24"/>
          <w:lang w:eastAsia="en-US" w:bidi="en-US"/>
        </w:rPr>
        <w:t>Trazer as técnicas mais usadas</w:t>
      </w:r>
    </w:p>
    <w:p w14:paraId="1AAE33A6" w14:textId="28001FBA" w:rsidR="00CC5A39" w:rsidRDefault="00CC5A39">
      <w:pPr>
        <w:rPr>
          <w:rFonts w:ascii="Arial" w:eastAsia="Arial" w:hAnsi="Arial" w:cs="Arial"/>
          <w:color w:val="000000"/>
          <w:sz w:val="24"/>
          <w:szCs w:val="24"/>
          <w:lang w:eastAsia="en-US" w:bidi="en-US"/>
        </w:rPr>
      </w:pPr>
    </w:p>
    <w:p w14:paraId="27CDF3CB" w14:textId="11B23D5F" w:rsidR="00CC5A39" w:rsidRDefault="00CC5A39">
      <w:r>
        <w:rPr>
          <w:rFonts w:ascii="Arial" w:eastAsia="Arial" w:hAnsi="Arial" w:cs="Arial"/>
          <w:color w:val="000000"/>
          <w:sz w:val="24"/>
          <w:szCs w:val="24"/>
          <w:lang w:eastAsia="en-US" w:bidi="en-US"/>
        </w:rPr>
        <w:t>Geiza: acho que antes do oque é.... deveria estar o que é e as fases do reconhecimento facial..depois as seções.. explicantdo cada fase..</w:t>
      </w:r>
    </w:p>
  </w:comment>
  <w:comment w:id="221" w:author="Geiza Maria Hamazaki da Silva" w:date="2019-11-11T19:40:00Z" w:initials="GMHdS">
    <w:p w14:paraId="00B96CB4" w14:textId="66C5B4B8" w:rsidR="00CC5A39" w:rsidRDefault="00CC5A39">
      <w:pPr>
        <w:pStyle w:val="Textodecomentrio"/>
      </w:pPr>
      <w:r>
        <w:rPr>
          <w:rStyle w:val="Refdecomentrio"/>
        </w:rPr>
        <w:annotationRef/>
      </w:r>
      <w:r>
        <w:t>A biometria é apenas para garantir seguranã? É melhor contextualizar melhor. Tem que juntar as duas ideias.. pois econhecimento facial é uma das técnicas de biometria</w:t>
      </w:r>
    </w:p>
  </w:comment>
  <w:comment w:id="224" w:author="Thais de Souza Simões [2]" w:date="2019-06-17T12:01:00Z" w:initials="TdSS">
    <w:p w14:paraId="67C33BC6" w14:textId="77777777" w:rsidR="00CC5A39" w:rsidRDefault="00CC5A39">
      <w:r w:rsidRPr="00C06C75">
        <w:rPr>
          <w:rFonts w:ascii="Liberation Serif" w:eastAsia="DejaVu Sans" w:hAnsi="Liberation Serif" w:cs="DejaVu Sans"/>
          <w:color w:val="auto"/>
          <w:sz w:val="24"/>
          <w:szCs w:val="24"/>
          <w:lang w:eastAsia="en-US" w:bidi="en-US"/>
        </w:rPr>
        <w:t>Colocar citação e referencia</w:t>
      </w:r>
    </w:p>
    <w:p w14:paraId="47D90A93" w14:textId="77777777" w:rsidR="00CC5A39" w:rsidRDefault="00CC5A39"/>
  </w:comment>
  <w:comment w:id="225" w:author="Thais de Souza Simões" w:date="2019-07-05T15:07:00Z" w:initials="TdSS">
    <w:p w14:paraId="6C77759A" w14:textId="77777777" w:rsidR="00CC5A39" w:rsidRDefault="00CC5A39">
      <w:r w:rsidRPr="00C06C75">
        <w:rPr>
          <w:rFonts w:ascii="Liberation Serif" w:eastAsia="DejaVu Sans" w:hAnsi="Liberation Serif" w:cs="DejaVu Sans"/>
          <w:color w:val="auto"/>
          <w:sz w:val="24"/>
          <w:szCs w:val="24"/>
          <w:lang w:eastAsia="en-US" w:bidi="en-US"/>
        </w:rPr>
        <w:t>https://pecepoli.com.br/monografias/monografia_51059_344.pdf</w:t>
      </w:r>
    </w:p>
  </w:comment>
  <w:comment w:id="226" w:author="Thais de Souza Simões" w:date="2019-07-05T15:07:00Z" w:initials="TdSS">
    <w:p w14:paraId="3DE78ABC" w14:textId="77777777" w:rsidR="00CC5A39" w:rsidRDefault="00CC5A39">
      <w:r>
        <w:rPr>
          <w:rStyle w:val="Refdecomentrio"/>
        </w:rPr>
        <w:annotationRef/>
      </w:r>
    </w:p>
  </w:comment>
  <w:comment w:id="227" w:author="Thais de Souza Simões" w:date="2019-07-05T15:07:00Z" w:initials="TdSS">
    <w:p w14:paraId="76C21673" w14:textId="77777777" w:rsidR="00CC5A39" w:rsidRDefault="00CC5A39">
      <w:r w:rsidRPr="00C06C75">
        <w:rPr>
          <w:rFonts w:ascii="Liberation Serif" w:eastAsia="DejaVu Sans" w:hAnsi="Liberation Serif" w:cs="DejaVu Sans"/>
          <w:color w:val="auto"/>
          <w:sz w:val="24"/>
          <w:szCs w:val="24"/>
          <w:lang w:eastAsia="en-US" w:bidi="en-US"/>
        </w:rPr>
        <w:t>Entender as regras da ABNT</w:t>
      </w:r>
    </w:p>
    <w:p w14:paraId="0EE436E9" w14:textId="77777777" w:rsidR="00CC5A39" w:rsidRDefault="00CC5A39"/>
  </w:comment>
  <w:comment w:id="228" w:author="Thaíla Gomes" w:date="2020-01-17T22:12:00Z" w:initials="TG">
    <w:p w14:paraId="7600C925" w14:textId="1DB11EE0" w:rsidR="00CC5A39" w:rsidRDefault="00CC5A39">
      <w:pPr>
        <w:pStyle w:val="Textodecomentrio"/>
      </w:pPr>
      <w:r>
        <w:rPr>
          <w:rStyle w:val="Refdecomentrio"/>
        </w:rPr>
        <w:annotationRef/>
      </w:r>
      <w:r>
        <w:rPr>
          <w:rStyle w:val="Refdecomentrio"/>
        </w:rPr>
        <w:t>Recuo de 4 pontos, para a direita, fonte tamanho 10, Se possível, referencie no texto principal (fora da citação).</w:t>
      </w:r>
    </w:p>
  </w:comment>
  <w:comment w:id="243" w:author="Geiza Maria Hamazaki da Silva" w:date="2019-11-11T19:54:00Z" w:initials="GMHdS">
    <w:p w14:paraId="4E325AEA" w14:textId="175CEEB2" w:rsidR="00CC5A39" w:rsidRDefault="00CC5A39">
      <w:pPr>
        <w:pStyle w:val="Textodecomentrio"/>
      </w:pPr>
      <w:r>
        <w:rPr>
          <w:rStyle w:val="Refdecomentrio"/>
        </w:rPr>
        <w:annotationRef/>
      </w:r>
      <w:r>
        <w:t>Tem dizer como é tratado</w:t>
      </w:r>
    </w:p>
  </w:comment>
  <w:comment w:id="274" w:author="Autor desconhecido" w:date="2019-11-02T13:34:00Z" w:initials="">
    <w:p w14:paraId="641B494E" w14:textId="77777777" w:rsidR="00CC5A39" w:rsidRDefault="00CC5A39">
      <w:r>
        <w:rPr>
          <w:sz w:val="20"/>
        </w:rPr>
        <w:t>http://sibgrapi.sid.inpe.br/col/sid.inpe.br/sibgrapi/2015/07.22.13.26/doc/main-ready.pdf</w:t>
      </w:r>
    </w:p>
  </w:comment>
  <w:comment w:id="278" w:author="Thais de Souza Simões" w:date="2020-01-21T12:08:00Z" w:initials="TdSS">
    <w:p w14:paraId="63EB031D" w14:textId="59C8713B" w:rsidR="00CC5A39" w:rsidRDefault="00CC5A39">
      <w:pPr>
        <w:pStyle w:val="Textodecomentrio"/>
      </w:pPr>
      <w:r>
        <w:rPr>
          <w:rStyle w:val="Refdecomentrio"/>
        </w:rPr>
        <w:annotationRef/>
      </w:r>
      <w:hyperlink r:id="rId1" w:history="1">
        <w:r>
          <w:rPr>
            <w:rStyle w:val="Hyperlink"/>
          </w:rPr>
          <w:t>https://cvl-demos.cs.nott.ac.uk/vrn/</w:t>
        </w:r>
      </w:hyperlink>
    </w:p>
  </w:comment>
  <w:comment w:id="307" w:author="Thaíla Gomes" w:date="2020-01-17T22:18:00Z" w:initials="TG">
    <w:p w14:paraId="56C818A5" w14:textId="72DA3E02" w:rsidR="00CC5A39" w:rsidRDefault="00CC5A39">
      <w:pPr>
        <w:pStyle w:val="Textodecomentrio"/>
      </w:pPr>
      <w:r>
        <w:rPr>
          <w:rStyle w:val="Refdecomentrio"/>
        </w:rPr>
        <w:annotationRef/>
      </w:r>
      <w:r>
        <w:t>Essa numeração pode ser substituída por letras tipo “a)” ou transformada em subtópico como 2.2.1.1</w:t>
      </w:r>
    </w:p>
  </w:comment>
  <w:comment w:id="310" w:author="Geiza Maria Hamazaki da Silva" w:date="2019-11-11T20:03:00Z" w:initials="GMHdS">
    <w:p w14:paraId="23E092B7" w14:textId="45E257B0" w:rsidR="00CC5A39" w:rsidRDefault="00CC5A39">
      <w:pPr>
        <w:pStyle w:val="Textodecomentrio"/>
      </w:pPr>
      <w:r>
        <w:rPr>
          <w:rStyle w:val="Refdecomentrio"/>
        </w:rPr>
        <w:annotationRef/>
      </w:r>
      <w:r>
        <w:t>Se é nesta fase... teria que ter antes algo dizendo todas as fases de um reconhecimento facial.</w:t>
      </w:r>
    </w:p>
  </w:comment>
  <w:comment w:id="316" w:author="Geiza Maria Hamazaki da Silva" w:date="2019-11-11T20:14:00Z" w:initials="GMHdS">
    <w:p w14:paraId="62FB080E" w14:textId="4CA2ADEE" w:rsidR="00CC5A39" w:rsidRDefault="00CC5A39">
      <w:pPr>
        <w:pStyle w:val="Textodecomentrio"/>
      </w:pPr>
      <w:r>
        <w:rPr>
          <w:rStyle w:val="Refdecomentrio"/>
        </w:rPr>
        <w:annotationRef/>
      </w:r>
      <w:r>
        <w:t>Tem que fechar as referências</w:t>
      </w:r>
    </w:p>
  </w:comment>
  <w:comment w:id="314" w:author="Thaíla Gomes" w:date="2020-01-17T22:20:00Z" w:initials="TG">
    <w:p w14:paraId="678A4ABB" w14:textId="06EA6116" w:rsidR="00CC5A39" w:rsidRDefault="00CC5A39">
      <w:pPr>
        <w:pStyle w:val="Textodecomentrio"/>
      </w:pPr>
      <w:r>
        <w:rPr>
          <w:rStyle w:val="Refdecomentrio"/>
        </w:rPr>
        <w:annotationRef/>
      </w:r>
      <w:r>
        <w:t>Podem virar subtópicos também, no mesmo nível que a sugestão anterior.</w:t>
      </w:r>
    </w:p>
  </w:comment>
  <w:comment w:id="331" w:author="Thais de Souza Simões" w:date="2019-07-05T15:35:00Z" w:initials="TdSS">
    <w:p w14:paraId="512370F8" w14:textId="77777777" w:rsidR="00CC5A39" w:rsidRDefault="00CC5A39">
      <w:r w:rsidRPr="00C06C75">
        <w:rPr>
          <w:rFonts w:ascii="Liberation Serif" w:eastAsia="DejaVu Sans" w:hAnsi="Liberation Serif" w:cs="DejaVu Sans"/>
          <w:color w:val="auto"/>
          <w:sz w:val="24"/>
          <w:szCs w:val="24"/>
          <w:lang w:eastAsia="en-US" w:bidi="en-US"/>
        </w:rPr>
        <w:t>Jakaya Mrisho Kikwete é um político tanzaniano, que foi Presidente da República Unida da Tanzânia entre 2005 e 2015.</w:t>
      </w:r>
    </w:p>
  </w:comment>
  <w:comment w:id="330" w:author="Thaíla Gomes" w:date="2020-01-17T22:21:00Z" w:initials="TG">
    <w:p w14:paraId="3D5E9BB3" w14:textId="3747FADB" w:rsidR="00CC5A39" w:rsidRDefault="00CC5A39">
      <w:pPr>
        <w:pStyle w:val="Textodecomentrio"/>
      </w:pPr>
      <w:r>
        <w:rPr>
          <w:rStyle w:val="Refdecomentrio"/>
        </w:rPr>
        <w:annotationRef/>
      </w:r>
      <w:r>
        <w:t>Sempre coloque as referências da origem das imagens, como links e afins.</w:t>
      </w:r>
    </w:p>
  </w:comment>
  <w:comment w:id="333" w:author="Thaíla Gomes" w:date="2020-01-17T22:22:00Z" w:initials="TG">
    <w:p w14:paraId="1E1D9BA6" w14:textId="78B97C8E" w:rsidR="00CC5A39" w:rsidRDefault="00CC5A39">
      <w:pPr>
        <w:pStyle w:val="Textodecomentrio"/>
      </w:pPr>
      <w:r>
        <w:rPr>
          <w:rStyle w:val="Refdecomentrio"/>
        </w:rPr>
        <w:annotationRef/>
      </w:r>
      <w:r>
        <w:t>Palavras estrangeiras devem ser colocadas em itálico.</w:t>
      </w:r>
    </w:p>
  </w:comment>
  <w:comment w:id="332" w:author="Autor desconhecido" w:date="2019-11-02T14:15:00Z" w:initials="">
    <w:p w14:paraId="59B4EDF3" w14:textId="77777777" w:rsidR="00CC5A39" w:rsidRDefault="00CC5A39">
      <w:r>
        <w:rPr>
          <w:sz w:val="20"/>
        </w:rPr>
        <w:t>http://sistemaolimpo.org/midias/uploads/2504f43d0d391f3b3e97af2ed49c0c31.pdf</w:t>
      </w:r>
    </w:p>
  </w:comment>
  <w:comment w:id="342" w:author="Thaís de Souza Simões" w:date="2018-10-14T21:04:00Z" w:initials="">
    <w:p w14:paraId="0D19613E" w14:textId="77777777" w:rsidR="00CC5A39" w:rsidRDefault="00CC5A39">
      <w:r w:rsidRPr="00C06C75">
        <w:rPr>
          <w:rFonts w:ascii="Arial" w:eastAsia="Arial" w:hAnsi="Arial" w:cs="Arial"/>
          <w:color w:val="000000"/>
          <w:sz w:val="24"/>
          <w:szCs w:val="24"/>
          <w:lang w:eastAsia="en-US" w:bidi="en-US"/>
        </w:rPr>
        <w:t>Artigo: /home/thais/Documentos/TCC/Reconhecimento facial/Documentos/IJPRAI_ANNXI.pdf</w:t>
      </w:r>
    </w:p>
  </w:comment>
  <w:comment w:id="339" w:author="Geiza Maria Hamazaki da Silva" w:date="2019-11-11T20:18:00Z" w:initials="GMHdS">
    <w:p w14:paraId="3D1F8870" w14:textId="7DC1F7F1" w:rsidR="00CC5A39" w:rsidRDefault="00CC5A39">
      <w:pPr>
        <w:pStyle w:val="Textodecomentrio"/>
      </w:pPr>
      <w:r>
        <w:rPr>
          <w:rStyle w:val="Refdecomentrio"/>
        </w:rPr>
        <w:annotationRef/>
      </w:r>
    </w:p>
  </w:comment>
  <w:comment w:id="340" w:author="Geiza Maria Hamazaki da Silva" w:date="2019-11-11T20:18:00Z" w:initials="GMHdS">
    <w:p w14:paraId="1551CECA" w14:textId="37FFAEAF" w:rsidR="00CC5A39" w:rsidRDefault="00CC5A39">
      <w:pPr>
        <w:pStyle w:val="Textodecomentrio"/>
      </w:pPr>
      <w:r>
        <w:rPr>
          <w:rStyle w:val="Refdecomentrio"/>
        </w:rPr>
        <w:annotationRef/>
      </w:r>
      <w:r>
        <w:t>Melhor outro tipo.. processo para reconhecimento facial</w:t>
      </w:r>
    </w:p>
  </w:comment>
  <w:comment w:id="353" w:author="Thaís de Souza Simões" w:date="2018-10-14T23:52:00Z" w:initials="">
    <w:p w14:paraId="458AB857" w14:textId="77777777" w:rsidR="00CC5A39" w:rsidRDefault="00CC5A39">
      <w:r w:rsidRPr="00C06C75">
        <w:rPr>
          <w:rFonts w:ascii="Arial" w:eastAsia="Arial" w:hAnsi="Arial" w:cs="Arial"/>
          <w:color w:val="000000"/>
          <w:sz w:val="24"/>
          <w:szCs w:val="24"/>
          <w:lang w:eastAsia="en-US" w:bidi="en-US"/>
        </w:rPr>
        <w:t>Artigo: /home/thais/Documentos/TCC/Reconhecimento facial/Documentos/IJPRAI_ANNXI.pdf</w:t>
      </w:r>
    </w:p>
  </w:comment>
  <w:comment w:id="354" w:author="Thaís de Souza Simões" w:date="2018-10-15T00:02:00Z" w:initials="">
    <w:p w14:paraId="75CEAB7B" w14:textId="77777777" w:rsidR="00CC5A39" w:rsidRDefault="00CC5A39">
      <w:r w:rsidRPr="00C06C75">
        <w:rPr>
          <w:rFonts w:ascii="Arial" w:eastAsia="Arial" w:hAnsi="Arial" w:cs="Arial"/>
          <w:color w:val="000000"/>
          <w:sz w:val="24"/>
          <w:szCs w:val="24"/>
          <w:lang w:eastAsia="en-US" w:bidi="en-US"/>
        </w:rPr>
        <w:t>Colocaria primeiro redução de dimensão e, depois, extração de características. (guilherme)</w:t>
      </w:r>
    </w:p>
  </w:comment>
  <w:comment w:id="359" w:author="Geiza Maria Hamazaki da Silva" w:date="2019-11-11T20:25:00Z" w:initials="GMHdS">
    <w:p w14:paraId="66DD3867" w14:textId="4FC9B689" w:rsidR="00CC5A39" w:rsidRDefault="00CC5A39">
      <w:pPr>
        <w:pStyle w:val="Textodecomentrio"/>
      </w:pPr>
      <w:r>
        <w:rPr>
          <w:rStyle w:val="Refdecomentrio"/>
        </w:rPr>
        <w:annotationRef/>
      </w:r>
    </w:p>
  </w:comment>
  <w:comment w:id="361" w:author="Thaís de Souza Simões" w:date="2018-10-14T21:56:00Z" w:initials="">
    <w:p w14:paraId="4900C8BF" w14:textId="77777777" w:rsidR="00CC5A39" w:rsidRDefault="00CC5A39">
      <w:r w:rsidRPr="00C06C75">
        <w:rPr>
          <w:rFonts w:ascii="Arial" w:eastAsia="Arial" w:hAnsi="Arial" w:cs="Arial"/>
          <w:color w:val="000000"/>
          <w:sz w:val="24"/>
          <w:szCs w:val="24"/>
          <w:lang w:eastAsia="en-US" w:bidi="en-US"/>
        </w:rPr>
        <w:t>http://sun.aei.polsl.pl/~mkawulok/stud/fr/lect/05.pdf</w:t>
      </w:r>
    </w:p>
  </w:comment>
  <w:comment w:id="362" w:author="Geiza Maria Hamazaki da Silva" w:date="2019-11-11T20:37:00Z" w:initials="GMHdS">
    <w:p w14:paraId="5BCEEC51" w14:textId="24D49BC1" w:rsidR="00CC5A39" w:rsidRDefault="00CC5A39">
      <w:pPr>
        <w:pStyle w:val="Textodecomentrio"/>
      </w:pPr>
      <w:r>
        <w:rPr>
          <w:rStyle w:val="Refdecomentrio"/>
        </w:rPr>
        <w:annotationRef/>
      </w:r>
      <w:r>
        <w:t>tem que dizer na legenda de onde tirou a imagem</w:t>
      </w:r>
    </w:p>
    <w:p w14:paraId="0B681269" w14:textId="77777777" w:rsidR="00CC5A39" w:rsidRDefault="00CC5A39">
      <w:pPr>
        <w:pStyle w:val="Textodecomentrio"/>
      </w:pPr>
    </w:p>
  </w:comment>
  <w:comment w:id="382" w:author="Geiza Maria Hamazaki da Silva" w:date="2019-11-11T20:40:00Z" w:initials="GMHdS">
    <w:p w14:paraId="312E86DE" w14:textId="3A3BE629" w:rsidR="00CC5A39" w:rsidRDefault="00CC5A39">
      <w:pPr>
        <w:pStyle w:val="Textodecomentrio"/>
      </w:pPr>
      <w:r>
        <w:rPr>
          <w:rStyle w:val="Refdecomentrio"/>
        </w:rPr>
        <w:annotationRef/>
      </w:r>
      <w:r>
        <w:t>a normalização não está por detrás?</w:t>
      </w:r>
    </w:p>
  </w:comment>
  <w:comment w:id="389" w:author="Thaís de Souza Simões" w:date="2019-04-29T15:38:00Z" w:initials="">
    <w:p w14:paraId="3E221982" w14:textId="77777777" w:rsidR="00CC5A39" w:rsidRPr="00C06C75" w:rsidRDefault="00CC5A39">
      <w:pPr>
        <w:rPr>
          <w:lang w:val="en-US"/>
        </w:rPr>
      </w:pPr>
      <w:r w:rsidRPr="003D518F">
        <w:rPr>
          <w:rFonts w:ascii="Arial" w:eastAsia="Arial" w:hAnsi="Arial" w:cs="Arial"/>
          <w:color w:val="000000"/>
          <w:sz w:val="24"/>
          <w:szCs w:val="24"/>
          <w:lang w:val="en-US" w:eastAsia="en-US" w:bidi="en-US"/>
        </w:rPr>
        <w:t>Artigo: /home/thais/Downloads/8322376071a301-305-MuhammadNaeem--COMP--W</w:t>
      </w:r>
      <w:r>
        <w:rPr>
          <w:rFonts w:ascii="Arial" w:eastAsia="Arial" w:hAnsi="Arial" w:cs="Arial"/>
          <w:color w:val="000000"/>
          <w:sz w:val="24"/>
          <w:szCs w:val="24"/>
          <w:lang w:val="en-US" w:eastAsia="en-US" w:bidi="en-US"/>
        </w:rPr>
        <w:t>ah.pdf</w:t>
      </w:r>
    </w:p>
    <w:p w14:paraId="3D396D10" w14:textId="77777777" w:rsidR="00CC5A39" w:rsidRPr="00C06C75" w:rsidRDefault="00CC5A39">
      <w:pPr>
        <w:rPr>
          <w:lang w:val="en-US"/>
        </w:rPr>
      </w:pPr>
    </w:p>
    <w:p w14:paraId="5F19DAAC" w14:textId="77777777" w:rsidR="00CC5A39" w:rsidRPr="00C06C75" w:rsidRDefault="00CC5A39">
      <w:pPr>
        <w:rPr>
          <w:lang w:val="en-US"/>
        </w:rPr>
      </w:pPr>
    </w:p>
    <w:p w14:paraId="7DE6ECD8" w14:textId="77777777" w:rsidR="00CC5A39" w:rsidRDefault="00CC5A39">
      <w:r w:rsidRPr="00C06C75">
        <w:rPr>
          <w:rFonts w:ascii="Arial" w:eastAsia="Arial" w:hAnsi="Arial" w:cs="Arial"/>
          <w:color w:val="000000"/>
          <w:sz w:val="24"/>
          <w:szCs w:val="24"/>
          <w:lang w:eastAsia="en-US" w:bidi="en-US"/>
        </w:rPr>
        <w:t>Preciso falar sobre isso?</w:t>
      </w:r>
    </w:p>
    <w:p w14:paraId="1F191E0C" w14:textId="77777777" w:rsidR="00CC5A39" w:rsidRDefault="00CC5A39">
      <w:r w:rsidRPr="00C06C75">
        <w:rPr>
          <w:rFonts w:ascii="Arial" w:eastAsia="Arial" w:hAnsi="Arial" w:cs="Arial"/>
          <w:color w:val="000000"/>
          <w:sz w:val="24"/>
          <w:szCs w:val="24"/>
          <w:lang w:eastAsia="en-US" w:bidi="en-US"/>
        </w:rPr>
        <w:t>Geiza: Sim é falado abaixo</w:t>
      </w:r>
    </w:p>
  </w:comment>
  <w:comment w:id="391" w:author="Thaíla Gomes" w:date="2020-01-17T22:25:00Z" w:initials="TG">
    <w:p w14:paraId="1B8B91FD" w14:textId="1F628088" w:rsidR="00CC5A39" w:rsidRDefault="00CC5A39">
      <w:pPr>
        <w:pStyle w:val="Textodecomentrio"/>
      </w:pPr>
      <w:r>
        <w:rPr>
          <w:rStyle w:val="Refdecomentrio"/>
        </w:rPr>
        <w:annotationRef/>
      </w:r>
      <w:r>
        <w:t>Coloque em um subtópico ou nível como estava utilizando antes.</w:t>
      </w:r>
    </w:p>
  </w:comment>
  <w:comment w:id="392" w:author="Thais de Souza Simões" w:date="2019-07-05T14:50:00Z" w:initials="TdSS">
    <w:p w14:paraId="2EAF3A16" w14:textId="77777777" w:rsidR="00CC5A39" w:rsidRPr="00C06C75" w:rsidRDefault="00CC5A39">
      <w:pPr>
        <w:rPr>
          <w:lang w:val="en-US"/>
        </w:rPr>
      </w:pPr>
      <w:r>
        <w:rPr>
          <w:rFonts w:ascii="Liberation Serif" w:eastAsia="DejaVu Sans" w:hAnsi="Liberation Serif" w:cs="DejaVu Sans"/>
          <w:color w:val="auto"/>
          <w:sz w:val="24"/>
          <w:szCs w:val="24"/>
          <w:lang w:val="en-US" w:eastAsia="en-US" w:bidi="en-US"/>
        </w:rPr>
        <w:t>file://isilon-l3/Perfil-l3/thais/Downloads/IJPRAI_ANNXI.pdf</w:t>
      </w:r>
    </w:p>
  </w:comment>
  <w:comment w:id="393" w:author="Geiza Maria Hamazaki da Silva" w:date="2019-11-11T20:47:00Z" w:initials="GMHdS">
    <w:p w14:paraId="0552F13A" w14:textId="3BB761C9" w:rsidR="00CC5A39" w:rsidRDefault="00CC5A39">
      <w:pPr>
        <w:pStyle w:val="Textodecomentrio"/>
      </w:pPr>
      <w:r>
        <w:rPr>
          <w:rStyle w:val="Refdecomentrio"/>
        </w:rPr>
        <w:annotationRef/>
      </w:r>
      <w:r>
        <w:t>Vale   pena uma breve descrição das info utilizadas nos grafos..</w:t>
      </w:r>
    </w:p>
  </w:comment>
  <w:comment w:id="395" w:author="Thais de Souza Simões" w:date="2019-07-05T14:39:00Z" w:initials="TdSS">
    <w:p w14:paraId="135424CD" w14:textId="77777777" w:rsidR="00CC5A39" w:rsidRPr="005302E9" w:rsidRDefault="00CC5A39">
      <w:r w:rsidRPr="005302E9">
        <w:rPr>
          <w:rFonts w:ascii="Liberation Serif" w:eastAsia="DejaVu Sans" w:hAnsi="Liberation Serif" w:cs="DejaVu Sans"/>
          <w:color w:val="auto"/>
          <w:sz w:val="24"/>
          <w:szCs w:val="24"/>
          <w:lang w:eastAsia="en-US" w:bidi="en-US"/>
        </w:rPr>
        <w:t>https://pdfs.semanticscholar.org/aa94/f214bb3e14842e4056fdef834a51aecef39c.pdf</w:t>
      </w:r>
    </w:p>
    <w:p w14:paraId="1E1498E7" w14:textId="77777777" w:rsidR="00CC5A39" w:rsidRPr="005302E9" w:rsidRDefault="00CC5A39"/>
  </w:comment>
  <w:comment w:id="396" w:author="Geiza Maria Hamazaki da Silva" w:date="2019-11-11T20:49:00Z" w:initials="GMHdS">
    <w:p w14:paraId="619F19AA" w14:textId="14AD0B4F" w:rsidR="00CC5A39" w:rsidRDefault="00CC5A39">
      <w:pPr>
        <w:pStyle w:val="Textodecomentrio"/>
      </w:pPr>
      <w:r>
        <w:rPr>
          <w:rStyle w:val="Refdecomentrio"/>
        </w:rPr>
        <w:annotationRef/>
      </w:r>
      <w:r>
        <w:t>isso deveria estar  lá no inicio..rs</w:t>
      </w:r>
    </w:p>
  </w:comment>
  <w:comment w:id="400" w:author="Geiza Maria Hamazaki da Silva" w:date="2019-10-27T08:18:00Z" w:initials="GMHdS">
    <w:p w14:paraId="3D482742" w14:textId="77777777" w:rsidR="00CC5A39" w:rsidRDefault="00CC5A39">
      <w:r w:rsidRPr="00C06C75">
        <w:rPr>
          <w:rFonts w:ascii="Liberation Serif" w:eastAsia="DejaVu Sans" w:hAnsi="Liberation Serif" w:cs="DejaVu Sans"/>
          <w:color w:val="auto"/>
          <w:sz w:val="24"/>
          <w:szCs w:val="24"/>
          <w:lang w:eastAsia="en-US" w:bidi="en-US"/>
        </w:rPr>
        <w:t>E começaria com reconehciemno fácil.. e depois as técnicas</w:t>
      </w:r>
    </w:p>
  </w:comment>
  <w:comment w:id="401" w:author="Geiza Maria Hamazaki da Silva" w:date="2019-11-12T08:46:00Z" w:initials="GMHdS">
    <w:p w14:paraId="0D27531F" w14:textId="63A8CADA" w:rsidR="00CC5A39" w:rsidRDefault="00CC5A39">
      <w:pPr>
        <w:pStyle w:val="Textodecomentrio"/>
      </w:pPr>
      <w:r>
        <w:rPr>
          <w:rStyle w:val="Refdecomentrio"/>
        </w:rPr>
        <w:annotationRef/>
      </w:r>
      <w:r>
        <w:t>Eu acho que a informações desta seção poderiam fica na seção anterior...</w:t>
      </w:r>
    </w:p>
    <w:p w14:paraId="5D7AFA11" w14:textId="2F782D34" w:rsidR="00CC5A39" w:rsidRDefault="00CC5A39">
      <w:pPr>
        <w:pStyle w:val="Textodecomentrio"/>
      </w:pPr>
      <w:r>
        <w:t xml:space="preserve"> Alias o paragrafo incial é igual ao da seção anterior... alias essa inrrodução está melhoe do que o cap 2.. mude de posição... </w:t>
      </w:r>
    </w:p>
    <w:p w14:paraId="306AFC28" w14:textId="13586353" w:rsidR="00CC5A39" w:rsidRDefault="00CC5A39">
      <w:pPr>
        <w:pStyle w:val="Textodecomentrio"/>
      </w:pPr>
    </w:p>
    <w:p w14:paraId="40E723FF" w14:textId="7A327133" w:rsidR="00CC5A39" w:rsidRDefault="00CC5A39">
      <w:pPr>
        <w:pStyle w:val="Textodecomentrio"/>
      </w:pPr>
      <w:r>
        <w:t>Quando acabei de ler percebi que realmente é muito pequeno para um capitulo.. deveri ser uma seção..</w:t>
      </w:r>
    </w:p>
  </w:comment>
  <w:comment w:id="415" w:author="Thais de Souza Simões" w:date="2019-09-18T14:59:00Z" w:initials="TdSS">
    <w:p w14:paraId="7B05EA68" w14:textId="77777777" w:rsidR="00CC5A39" w:rsidRDefault="00CC5A39">
      <w:r w:rsidRPr="00C06C75">
        <w:rPr>
          <w:rFonts w:ascii="Liberation Serif" w:eastAsia="DejaVu Sans" w:hAnsi="Liberation Serif" w:cs="DejaVu Sans"/>
          <w:color w:val="auto"/>
          <w:sz w:val="24"/>
          <w:szCs w:val="24"/>
          <w:lang w:eastAsia="en-US" w:bidi="en-US"/>
        </w:rPr>
        <w:t>http://agenciabrasil.ebc.com.br/direitos-humanos/noticia/2019-08/estado-do-rio-tem-15-desaparecidos-por-dia-informa-secretaria</w:t>
      </w:r>
    </w:p>
  </w:comment>
  <w:comment w:id="416" w:author="Thais de Souza Simões" w:date="2019-09-18T15:01:00Z" w:initials="TdSS">
    <w:p w14:paraId="2CFE98BC" w14:textId="77777777" w:rsidR="00CC5A39" w:rsidRDefault="00CC5A39">
      <w:r w:rsidRPr="00C06C75">
        <w:rPr>
          <w:rFonts w:ascii="Liberation Serif" w:eastAsia="DejaVu Sans" w:hAnsi="Liberation Serif" w:cs="DejaVu Sans"/>
          <w:color w:val="auto"/>
          <w:sz w:val="24"/>
          <w:szCs w:val="24"/>
          <w:lang w:eastAsia="en-US" w:bidi="en-US"/>
        </w:rPr>
        <w:t>https://www.redebrasilatual.com.br/cidadania/2019/04/a-cada-hora-brasil-registra-8-pessoas-desaparecidas/</w:t>
      </w:r>
    </w:p>
  </w:comment>
  <w:comment w:id="423" w:author="Thaíla Gomes" w:date="2020-01-17T22:27:00Z" w:initials="TG">
    <w:p w14:paraId="6D8890E9" w14:textId="6E7A21D7" w:rsidR="00CC5A39" w:rsidRDefault="00CC5A39">
      <w:pPr>
        <w:pStyle w:val="Textodecomentrio"/>
      </w:pPr>
      <w:r>
        <w:rPr>
          <w:rStyle w:val="Refdecomentrio"/>
        </w:rPr>
        <w:annotationRef/>
      </w:r>
      <w:r>
        <w:t>Acho que aqui não precisa ser colocado em tópicos, já que existe a separação a seguir.</w:t>
      </w:r>
    </w:p>
  </w:comment>
  <w:comment w:id="441" w:author="Geiza Maria Hamazaki da Silva" w:date="2019-11-12T09:04:00Z" w:initials="GMHdS">
    <w:p w14:paraId="0427821B" w14:textId="50A769A9" w:rsidR="00CC5A39" w:rsidRDefault="00CC5A39">
      <w:pPr>
        <w:pStyle w:val="Textodecomentrio"/>
      </w:pPr>
      <w:r>
        <w:rPr>
          <w:rStyle w:val="Refdecomentrio"/>
        </w:rPr>
        <w:annotationRef/>
      </w:r>
      <w:r>
        <w:t>Tudo que for de reconhecimento fácial tem que ficar fora... na seção reconhecimento fácil.. aqui vc coloca apenas a questão do cideo..</w:t>
      </w:r>
    </w:p>
  </w:comment>
  <w:comment w:id="447" w:author="Thais de Souza Simões" w:date="2019-09-18T15:50:00Z" w:initials="TdSS">
    <w:p w14:paraId="2E698154" w14:textId="77777777" w:rsidR="00CC5A39" w:rsidRDefault="00CC5A39">
      <w:r w:rsidRPr="00C06C75">
        <w:rPr>
          <w:rFonts w:ascii="Liberation Serif" w:eastAsia="DejaVu Sans" w:hAnsi="Liberation Serif" w:cs="DejaVu Sans"/>
          <w:color w:val="auto"/>
          <w:sz w:val="24"/>
          <w:szCs w:val="24"/>
          <w:lang w:eastAsia="en-US" w:bidi="en-US"/>
        </w:rPr>
        <w:t>é isso? Sim</w:t>
      </w:r>
    </w:p>
    <w:p w14:paraId="20932DBD" w14:textId="77777777" w:rsidR="00CC5A39" w:rsidRDefault="00CC5A39"/>
  </w:comment>
  <w:comment w:id="448" w:author="Autor desconhecido" w:date="2019-11-02T16:54:00Z" w:initials="">
    <w:p w14:paraId="494E644E" w14:textId="77777777" w:rsidR="00CC5A39" w:rsidRDefault="00CC5A39">
      <w:r>
        <w:rPr>
          <w:sz w:val="20"/>
        </w:rPr>
        <w:t>https://repositorio.ufu.br/bitstream/123456789/22158/3/ReconhecimentoFacialAlgotimos.pdf</w:t>
      </w:r>
    </w:p>
  </w:comment>
  <w:comment w:id="449" w:author="Autor desconhecido" w:date="2019-11-02T17:10:00Z" w:initials="">
    <w:p w14:paraId="5F6AEA76" w14:textId="77777777" w:rsidR="00CC5A39" w:rsidRDefault="00CC5A39">
      <w:r>
        <w:rPr>
          <w:sz w:val="20"/>
        </w:rPr>
        <w:t xml:space="preserve">Eigenfaces = </w:t>
      </w:r>
      <w:r>
        <w:rPr>
          <w:sz w:val="24"/>
          <w:szCs w:val="24"/>
        </w:rPr>
        <w:t xml:space="preserve">O </w:t>
      </w:r>
      <w:r>
        <w:rPr>
          <w:i/>
          <w:iCs/>
          <w:sz w:val="24"/>
          <w:szCs w:val="24"/>
        </w:rPr>
        <w:t>eigenfaces</w:t>
      </w:r>
      <w:r>
        <w:rPr>
          <w:sz w:val="24"/>
          <w:szCs w:val="24"/>
        </w:rPr>
        <w:t xml:space="preserve"> foi desenvolvido por Sirovich e Kirby (1987), utilizando procedimentos de álgebra linear e estatística aplicada para detectar padrões ou reduzir redundâncias (BISSI, Therly; 2018) para reconhecer rostos. Atualmente é usado para o processo de classificação de rostos, ou seja, é o algoritmo que irá determinar se o rosto da imagem de entrada é o mesmo da base de dados.</w:t>
      </w:r>
    </w:p>
  </w:comment>
  <w:comment w:id="451" w:author="Thais de Souza Simões" w:date="2019-09-18T18:11:00Z" w:initials="TdSS">
    <w:p w14:paraId="5921C4F3" w14:textId="77777777" w:rsidR="00CC5A39" w:rsidRDefault="00CC5A39">
      <w:r w:rsidRPr="00C06C75">
        <w:rPr>
          <w:rFonts w:ascii="Liberation Serif" w:eastAsia="DejaVu Sans" w:hAnsi="Liberation Serif" w:cs="DejaVu Sans"/>
          <w:color w:val="auto"/>
          <w:sz w:val="24"/>
          <w:szCs w:val="24"/>
          <w:lang w:eastAsia="en-US" w:bidi="en-US"/>
        </w:rPr>
        <w:t>Fonte: vídeo https://www.socialismocriativo.com.br/reconhecimento-facial-e-tecnologia-para-vigilancia-nacional/</w:t>
      </w:r>
    </w:p>
    <w:p w14:paraId="7F8D8D51" w14:textId="77777777" w:rsidR="00CC5A39" w:rsidRDefault="00CC5A39"/>
  </w:comment>
  <w:comment w:id="452" w:author="Geiza Maria Hamazaki da Silva" w:date="2019-11-12T10:15:00Z" w:initials="GMHdS">
    <w:p w14:paraId="6B5580DA" w14:textId="7F216CDD" w:rsidR="00CC5A39" w:rsidRDefault="00CC5A39">
      <w:pPr>
        <w:pStyle w:val="Textodecomentrio"/>
      </w:pPr>
      <w:r>
        <w:rPr>
          <w:rStyle w:val="Refdecomentrio"/>
        </w:rPr>
        <w:annotationRef/>
      </w:r>
      <w:r>
        <w:t>Esta figura foi referenciada? Toda figura deve ser referenciada.</w:t>
      </w:r>
    </w:p>
  </w:comment>
  <w:comment w:id="461" w:author="Thais de Souza Simões" w:date="2019-10-11T14:25:00Z" w:initials="TdSS">
    <w:p w14:paraId="747363F8" w14:textId="77777777" w:rsidR="00CC5A39" w:rsidRDefault="00CC5A39">
      <w:r w:rsidRPr="00C06C75">
        <w:rPr>
          <w:rFonts w:ascii="Liberation Serif" w:eastAsia="DejaVu Sans" w:hAnsi="Liberation Serif" w:cs="DejaVu Sans"/>
          <w:color w:val="auto"/>
          <w:sz w:val="24"/>
          <w:szCs w:val="24"/>
          <w:lang w:eastAsia="en-US" w:bidi="en-US"/>
        </w:rPr>
        <w:t>https://epocanegocios.globo.com/Tecnologia/noticia/2019/07/reconhecimento-facial-e-usado-para-encontrar-criancas-desaparecidas-na-china.html</w:t>
      </w:r>
    </w:p>
  </w:comment>
  <w:comment w:id="463" w:author="Geiza Maria Hamazaki da Silva" w:date="2019-11-12T10:16:00Z" w:initials="GMHdS">
    <w:p w14:paraId="3367E1A3" w14:textId="28D7AE2B" w:rsidR="00CC5A39" w:rsidRDefault="00CC5A39">
      <w:pPr>
        <w:pStyle w:val="Textodecomentrio"/>
      </w:pPr>
      <w:r>
        <w:rPr>
          <w:rStyle w:val="Refdecomentrio"/>
        </w:rPr>
        <w:annotationRef/>
      </w:r>
      <w:r>
        <w:t>com base em que vc afriam isso? Algum artigo?</w:t>
      </w:r>
    </w:p>
  </w:comment>
  <w:comment w:id="495" w:author="Thais de Souza Simões" w:date="2019-09-18T18:24:00Z" w:initials="TdSS">
    <w:p w14:paraId="148CE166" w14:textId="77777777" w:rsidR="00CC5A39" w:rsidRDefault="00CC5A39">
      <w:r w:rsidRPr="00C06C75">
        <w:rPr>
          <w:rFonts w:ascii="Liberation Serif" w:eastAsia="DejaVu Sans" w:hAnsi="Liberation Serif" w:cs="DejaVu Sans"/>
          <w:color w:val="auto"/>
          <w:sz w:val="24"/>
          <w:szCs w:val="24"/>
          <w:lang w:eastAsia="en-US" w:bidi="en-US"/>
        </w:rPr>
        <w:t>http://bsi.uniriotec.br/tcc/textos/201712GuilhermeMattos.pdf</w:t>
      </w:r>
    </w:p>
  </w:comment>
  <w:comment w:id="496" w:author="Autor desconhecido" w:date="2019-11-02T18:17:00Z" w:initials="">
    <w:p w14:paraId="1EF78D62" w14:textId="77777777" w:rsidR="00CC5A39" w:rsidRDefault="00CC5A39">
      <w:r>
        <w:rPr>
          <w:sz w:val="20"/>
        </w:rPr>
        <w:t>https://newsroom.mastercard.com/latin-america/pt-br/press-releases/mastercard-disponibiliza-autenticacao-de-pagamento-por-selfie-no-brasil-e-no-mexico/</w:t>
      </w:r>
    </w:p>
  </w:comment>
  <w:comment w:id="508" w:author="Thais de Souza Simões" w:date="2019-10-11T13:57:00Z" w:initials="TdSS">
    <w:p w14:paraId="4D7022D0" w14:textId="77777777" w:rsidR="00CC5A39" w:rsidRDefault="00CC5A39">
      <w:r w:rsidRPr="00C06C75">
        <w:rPr>
          <w:rFonts w:ascii="Liberation Serif" w:eastAsia="DejaVu Sans" w:hAnsi="Liberation Serif" w:cs="DejaVu Sans"/>
          <w:color w:val="auto"/>
          <w:sz w:val="24"/>
          <w:szCs w:val="24"/>
          <w:lang w:eastAsia="en-US" w:bidi="en-US"/>
        </w:rPr>
        <w:t>https://blog.runrun.it/reconhecimento-facial/</w:t>
      </w:r>
    </w:p>
  </w:comment>
  <w:comment w:id="509" w:author="Thais de Souza Simões" w:date="2019-10-14T11:09:00Z" w:initials="TdSS">
    <w:p w14:paraId="61F46A7D" w14:textId="77777777" w:rsidR="00CC5A39" w:rsidRDefault="00CC5A39">
      <w:r w:rsidRPr="00C06C75">
        <w:rPr>
          <w:rFonts w:ascii="Liberation Serif" w:eastAsia="DejaVu Sans" w:hAnsi="Liberation Serif" w:cs="DejaVu Sans"/>
          <w:color w:val="auto"/>
          <w:sz w:val="24"/>
          <w:szCs w:val="24"/>
          <w:lang w:eastAsia="en-US" w:bidi="en-US"/>
        </w:rPr>
        <w:t>https://www.citylab.com/design/2018/05/the-metro-stations-of-sao-paulo-that-read-your-face/559811/</w:t>
      </w:r>
    </w:p>
  </w:comment>
  <w:comment w:id="513" w:author="Thais de Souza Simões" w:date="2019-10-14T11:08:00Z" w:initials="TdSS">
    <w:p w14:paraId="78A630F2" w14:textId="77777777" w:rsidR="00CC5A39" w:rsidRDefault="00CC5A39">
      <w:r w:rsidRPr="00C06C75">
        <w:rPr>
          <w:rFonts w:ascii="Liberation Serif" w:eastAsia="DejaVu Sans" w:hAnsi="Liberation Serif" w:cs="DejaVu Sans"/>
          <w:color w:val="auto"/>
          <w:sz w:val="24"/>
          <w:szCs w:val="24"/>
          <w:lang w:eastAsia="en-US" w:bidi="en-US"/>
        </w:rPr>
        <w:t>https://www.forbes.com/sites/sap/2017/11/08/face-recognition-technology-set-to-transform-retail/#357852574877</w:t>
      </w:r>
    </w:p>
  </w:comment>
  <w:comment w:id="523" w:author="Thaíla Gomes" w:date="2020-01-17T22:31:00Z" w:initials="TG">
    <w:p w14:paraId="32803774" w14:textId="3416254C" w:rsidR="00CC5A39" w:rsidRDefault="00CC5A39">
      <w:pPr>
        <w:pStyle w:val="Textodecomentrio"/>
      </w:pPr>
      <w:r>
        <w:rPr>
          <w:rStyle w:val="Refdecomentrio"/>
        </w:rPr>
        <w:annotationRef/>
      </w:r>
      <w:r>
        <w:t>Este capítulo poderia ser incluído no cap de Referencial bibliográfico/Fundamentação teórica, ACHO. Exceto se for um dos objetivos, talvez. Pergunte a sua orientadora.</w:t>
      </w:r>
    </w:p>
  </w:comment>
  <w:comment w:id="542" w:author="Geiza Maria Hamazaki da Silva" w:date="2019-11-12T14:19:00Z" w:initials="GMHdS">
    <w:p w14:paraId="192F310B" w14:textId="58AEA531" w:rsidR="00CC5A39" w:rsidRDefault="00CC5A39">
      <w:pPr>
        <w:pStyle w:val="Textodecomentrio"/>
      </w:pPr>
      <w:r>
        <w:rPr>
          <w:rStyle w:val="Refdecomentrio"/>
        </w:rPr>
        <w:annotationRef/>
      </w:r>
      <w:r>
        <w:t>abaixo tem que ter uma introdução uma frase ou parágrafo para introduzir  o que vc vai apresentar   dizendo que vai ser apresentadas os softwares  as infraestruturas básicas....</w:t>
      </w:r>
    </w:p>
  </w:comment>
  <w:comment w:id="552" w:author="Geiza Maria Hamazaki da Silva" w:date="2019-11-12T14:23:00Z" w:initials="GMHdS">
    <w:p w14:paraId="22DCD807" w14:textId="47E8DE97" w:rsidR="00CC5A39" w:rsidRDefault="00CC5A39">
      <w:pPr>
        <w:pStyle w:val="Textodecomentrio"/>
      </w:pPr>
      <w:r>
        <w:rPr>
          <w:rStyle w:val="Refdecomentrio"/>
        </w:rPr>
        <w:annotationRef/>
      </w:r>
      <w:r>
        <w:t>devemos evitar adjetivar as frases.. pois colocamos a nossa emoção.</w:t>
      </w:r>
    </w:p>
  </w:comment>
  <w:comment w:id="556" w:author="Geiza Maria Hamazaki da Silva" w:date="2019-11-12T14:26:00Z" w:initials="GMHdS">
    <w:p w14:paraId="2DA8E667" w14:textId="2BB9892B" w:rsidR="00CC5A39" w:rsidRDefault="00CC5A39">
      <w:pPr>
        <w:pStyle w:val="Textodecomentrio"/>
      </w:pPr>
      <w:r>
        <w:rPr>
          <w:rStyle w:val="Refdecomentrio"/>
        </w:rPr>
        <w:annotationRef/>
      </w:r>
      <w:r>
        <w:t>Colocar link.. já que está disponível na versão web.</w:t>
      </w:r>
    </w:p>
  </w:comment>
  <w:comment w:id="563" w:author="Thais de Souza Simões" w:date="2019-07-12T13:56:00Z" w:initials="TdSS">
    <w:p w14:paraId="1E70C8CA" w14:textId="77777777" w:rsidR="00CC5A39" w:rsidRDefault="00CC5A39" w:rsidP="00900369">
      <w:r w:rsidRPr="00C06C75">
        <w:rPr>
          <w:rFonts w:ascii="Liberation Serif" w:eastAsia="DejaVu Sans" w:hAnsi="Liberation Serif" w:cs="DejaVu Sans"/>
          <w:color w:val="auto"/>
          <w:sz w:val="24"/>
          <w:szCs w:val="24"/>
          <w:lang w:eastAsia="en-US" w:bidi="en-US"/>
        </w:rPr>
        <w:t>https://repositorio-aberto.up.pt/bitstream/10216/116469/2/296296.pdf</w:t>
      </w:r>
    </w:p>
  </w:comment>
  <w:comment w:id="564" w:author="Thais de Souza Simões" w:date="2020-01-28T11:11:00Z" w:initials="TdSS">
    <w:p w14:paraId="79F8318A" w14:textId="036EA3B6" w:rsidR="00CC5A39" w:rsidRDefault="00CC5A39">
      <w:pPr>
        <w:pStyle w:val="Textodecomentrio"/>
      </w:pPr>
      <w:r>
        <w:rPr>
          <w:rStyle w:val="Refdecomentrio"/>
        </w:rPr>
        <w:annotationRef/>
      </w:r>
      <w:hyperlink r:id="rId2" w:history="1">
        <w:r>
          <w:rPr>
            <w:rStyle w:val="Hyperlink"/>
          </w:rPr>
          <w:t>http://www.electricalelibrary.com/2018/11/20/o-que-sao-redes-neurais-convolucionais/</w:t>
        </w:r>
      </w:hyperlink>
    </w:p>
  </w:comment>
  <w:comment w:id="577" w:author="Thais de Souza Simões" w:date="2020-01-21T13:46:00Z" w:initials="TdSS">
    <w:p w14:paraId="067A5E15" w14:textId="105A77D2" w:rsidR="00CC5A39" w:rsidRDefault="00CC5A39">
      <w:pPr>
        <w:pStyle w:val="Textodecomentrio"/>
      </w:pPr>
      <w:r>
        <w:rPr>
          <w:rStyle w:val="Refdecomentrio"/>
        </w:rPr>
        <w:annotationRef/>
      </w:r>
      <w:hyperlink r:id="rId3" w:history="1">
        <w:r>
          <w:rPr>
            <w:rStyle w:val="Hyperlink"/>
          </w:rPr>
          <w:t>http://deeplearningbook.com.br/introducao-as-redes-neurais-convolucionais/</w:t>
        </w:r>
      </w:hyperlink>
    </w:p>
  </w:comment>
  <w:comment w:id="584" w:author="Thais de Souza Simões" w:date="2020-01-28T10:41:00Z" w:initials="TdSS">
    <w:p w14:paraId="45D96248" w14:textId="5519DE2B" w:rsidR="00CC5A39" w:rsidRDefault="00CC5A39">
      <w:pPr>
        <w:pStyle w:val="Textodecomentrio"/>
      </w:pPr>
      <w:r>
        <w:rPr>
          <w:rStyle w:val="Refdecomentrio"/>
        </w:rPr>
        <w:annotationRef/>
      </w:r>
      <w:hyperlink r:id="rId4" w:history="1">
        <w:r>
          <w:rPr>
            <w:rStyle w:val="Hyperlink"/>
          </w:rPr>
          <w:t>http://gibis.unifesp.br/sibgrapi16/eproceedings/wuw/7.pdf</w:t>
        </w:r>
      </w:hyperlink>
    </w:p>
  </w:comment>
  <w:comment w:id="606" w:author="Thais de Souza Simões" w:date="2020-01-28T11:14:00Z" w:initials="TdSS">
    <w:p w14:paraId="73BEAF26" w14:textId="6D0673E3" w:rsidR="00CC5A39" w:rsidRDefault="00CC5A39">
      <w:pPr>
        <w:pStyle w:val="Textodecomentrio"/>
      </w:pPr>
      <w:r>
        <w:rPr>
          <w:rStyle w:val="Refdecomentrio"/>
        </w:rPr>
        <w:annotationRef/>
      </w:r>
      <w:hyperlink r:id="rId5" w:history="1">
        <w:r>
          <w:rPr>
            <w:rStyle w:val="Hyperlink"/>
          </w:rPr>
          <w:t>http://gibis.unifesp.br/sibgrapi16/eproceedings/wuw/7.pdf</w:t>
        </w:r>
      </w:hyperlink>
    </w:p>
  </w:comment>
  <w:comment w:id="607" w:author="Thais de Souza Simões" w:date="2020-01-28T11:28:00Z" w:initials="TdSS">
    <w:p w14:paraId="1A57881D" w14:textId="46CCCCC2" w:rsidR="00CC5A39" w:rsidRDefault="00CC5A39">
      <w:pPr>
        <w:pStyle w:val="Textodecomentrio"/>
      </w:pPr>
      <w:r>
        <w:rPr>
          <w:rStyle w:val="Refdecomentrio"/>
        </w:rPr>
        <w:annotationRef/>
      </w:r>
      <w:r>
        <w:t xml:space="preserve">Traduzir </w:t>
      </w:r>
      <w:hyperlink r:id="rId6" w:history="1">
        <w:r>
          <w:rPr>
            <w:rStyle w:val="Hyperlink"/>
          </w:rPr>
          <w:t>http://www.electricalelibrary.com/2018/11/20/o-que-sao-redes-neurais-convolucionais/</w:t>
        </w:r>
      </w:hyperlink>
    </w:p>
  </w:comment>
  <w:comment w:id="608" w:author="Thais de Souza Simões" w:date="2020-01-28T11:41:00Z" w:initials="TdSS">
    <w:p w14:paraId="550D36F0" w14:textId="420B8BD6" w:rsidR="00CC5A39" w:rsidRDefault="00CC5A39">
      <w:pPr>
        <w:pStyle w:val="Textodecomentrio"/>
      </w:pPr>
      <w:r>
        <w:rPr>
          <w:rStyle w:val="Refdecomentrio"/>
        </w:rPr>
        <w:annotationRef/>
      </w:r>
      <w:hyperlink r:id="rId7" w:history="1">
        <w:r>
          <w:rPr>
            <w:rStyle w:val="Hyperlink"/>
          </w:rPr>
          <w:t>https://matheusfacure.github.io/2017/07/12/activ-func/</w:t>
        </w:r>
      </w:hyperlink>
    </w:p>
  </w:comment>
  <w:comment w:id="609" w:author="Thais de Souza Simões" w:date="2020-01-28T11:56:00Z" w:initials="TdSS">
    <w:p w14:paraId="24B1BB80" w14:textId="2DCEF88B" w:rsidR="00CC5A39" w:rsidRDefault="00CC5A39">
      <w:pPr>
        <w:pStyle w:val="Textodecomentrio"/>
      </w:pPr>
      <w:r>
        <w:rPr>
          <w:rStyle w:val="Refdecomentrio"/>
        </w:rPr>
        <w:annotationRef/>
      </w:r>
      <w:hyperlink r:id="rId8" w:history="1">
        <w:r>
          <w:rPr>
            <w:rStyle w:val="Hyperlink"/>
          </w:rPr>
          <w:t>http://www.electricalelibrary.com/2018/11/20/o-que-sao-redes-neurais-convolucionais/</w:t>
        </w:r>
      </w:hyperlink>
    </w:p>
  </w:comment>
  <w:comment w:id="611" w:author="Thais de Souza Simões" w:date="2020-01-28T13:08:00Z" w:initials="TdSS">
    <w:p w14:paraId="2AC814FD" w14:textId="4874F9FE" w:rsidR="00CC5A39" w:rsidRDefault="00CC5A39">
      <w:pPr>
        <w:pStyle w:val="Textodecomentrio"/>
      </w:pPr>
      <w:r>
        <w:rPr>
          <w:rStyle w:val="Refdecomentrio"/>
        </w:rPr>
        <w:annotationRef/>
      </w:r>
      <w:hyperlink r:id="rId9" w:history="1">
        <w:r>
          <w:rPr>
            <w:rStyle w:val="Hyperlink"/>
          </w:rPr>
          <w:t>https://www.neural-networks.io/en/single-layer/learning-rule-demonstration.php</w:t>
        </w:r>
      </w:hyperlink>
    </w:p>
  </w:comment>
  <w:comment w:id="612" w:author="Thais de Souza Simões" w:date="2020-01-29T15:23:00Z" w:initials="TdSS">
    <w:p w14:paraId="1B5DADC5" w14:textId="451ECD61" w:rsidR="00CC5A39" w:rsidRDefault="00CC5A39">
      <w:pPr>
        <w:pStyle w:val="Textodecomentrio"/>
      </w:pPr>
      <w:r>
        <w:rPr>
          <w:rStyle w:val="Refdecomentrio"/>
        </w:rPr>
        <w:annotationRef/>
      </w:r>
      <w:hyperlink r:id="rId10" w:history="1">
        <w:r>
          <w:rPr>
            <w:rStyle w:val="Hyperlink"/>
          </w:rPr>
          <w:t>http://deeplearningbook.com.br/o-perceptron-parte-1/</w:t>
        </w:r>
      </w:hyperlink>
    </w:p>
    <w:p w14:paraId="49B9E345" w14:textId="77777777" w:rsidR="00CC5A39" w:rsidRDefault="00CC5A39">
      <w:pPr>
        <w:pStyle w:val="Textodecomentrio"/>
      </w:pPr>
    </w:p>
  </w:comment>
  <w:comment w:id="626" w:author="Thais de Souza Simões" w:date="2019-07-12T13:57:00Z" w:initials="TdSS">
    <w:p w14:paraId="1AB0B791" w14:textId="77777777" w:rsidR="00CC5A39" w:rsidRDefault="00CC5A39">
      <w:r w:rsidRPr="00C06C75">
        <w:rPr>
          <w:rFonts w:ascii="Liberation Serif" w:eastAsia="DejaVu Sans" w:hAnsi="Liberation Serif" w:cs="DejaVu Sans"/>
          <w:color w:val="auto"/>
          <w:sz w:val="24"/>
          <w:szCs w:val="24"/>
          <w:lang w:eastAsia="en-US" w:bidi="en-US"/>
        </w:rPr>
        <w:t>http://www.ivl.disco.unimib.it/minisites/umbdb/description.html</w:t>
      </w:r>
    </w:p>
  </w:comment>
  <w:comment w:id="631" w:author="Thais de Souza Simões" w:date="2019-07-12T13:56:00Z" w:initials="TdSS">
    <w:p w14:paraId="087EEEB3" w14:textId="77777777" w:rsidR="00CC5A39" w:rsidRDefault="00CC5A39">
      <w:r w:rsidRPr="00C06C75">
        <w:rPr>
          <w:rFonts w:ascii="Liberation Serif" w:eastAsia="DejaVu Sans" w:hAnsi="Liberation Serif" w:cs="DejaVu Sans"/>
          <w:color w:val="auto"/>
          <w:sz w:val="24"/>
          <w:szCs w:val="24"/>
          <w:lang w:eastAsia="en-US" w:bidi="en-US"/>
        </w:rPr>
        <w:t>https://repositorio-aberto.up.pt/bitstream/10216/116469/2/296296.pdf</w:t>
      </w:r>
    </w:p>
  </w:comment>
  <w:comment w:id="638" w:author="Geiza Maria Hamazaki da Silva" w:date="2019-11-13T08:28:00Z" w:initials="GMHdS">
    <w:p w14:paraId="68FFA151" w14:textId="5A17B5EC" w:rsidR="00CC5A39" w:rsidRDefault="00CC5A39">
      <w:pPr>
        <w:pStyle w:val="Textodecomentrio"/>
      </w:pPr>
      <w:r>
        <w:rPr>
          <w:rStyle w:val="Refdecomentrio"/>
        </w:rPr>
        <w:annotationRef/>
      </w:r>
      <w:r>
        <w:t>imitar ou simular?</w:t>
      </w:r>
    </w:p>
  </w:comment>
  <w:comment w:id="644" w:author="Geiza Maria Hamazaki da Silva" w:date="2019-11-13T08:29:00Z" w:initials="GMHdS">
    <w:p w14:paraId="5AAAF247" w14:textId="375A48E6" w:rsidR="00CC5A39" w:rsidRDefault="00CC5A39">
      <w:pPr>
        <w:pStyle w:val="Textodecomentrio"/>
      </w:pPr>
      <w:r>
        <w:rPr>
          <w:rStyle w:val="Refdecomentrio"/>
        </w:rPr>
        <w:annotationRef/>
      </w:r>
      <w:r>
        <w:t>Reescrever confuso!</w:t>
      </w:r>
    </w:p>
  </w:comment>
  <w:comment w:id="649" w:author="Geiza Maria Hamazaki da Silva" w:date="2019-11-13T08:30:00Z" w:initials="GMHdS">
    <w:p w14:paraId="1DAB787F" w14:textId="32480F08" w:rsidR="00CC5A39" w:rsidRDefault="00CC5A39">
      <w:pPr>
        <w:pStyle w:val="Textodecomentrio"/>
      </w:pPr>
      <w:r>
        <w:rPr>
          <w:rStyle w:val="Refdecomentrio"/>
        </w:rPr>
        <w:annotationRef/>
      </w:r>
      <w:r>
        <w:t>Seria interessante que tivesse mais informações.. o que escreveu não disse muita coisa.</w:t>
      </w:r>
    </w:p>
  </w:comment>
  <w:comment w:id="676" w:author="Thais de Souza Simões [2]" w:date="2019-04-29T15:41:00Z" w:initials="TdSS">
    <w:p w14:paraId="08980546" w14:textId="77777777" w:rsidR="00CC5A39" w:rsidRDefault="00CC5A39">
      <w:r w:rsidRPr="00C06C75">
        <w:rPr>
          <w:rFonts w:ascii="Liberation Serif" w:eastAsia="DejaVu Sans" w:hAnsi="Liberation Serif" w:cs="DejaVu Sans"/>
          <w:color w:val="auto"/>
          <w:sz w:val="24"/>
          <w:szCs w:val="24"/>
          <w:lang w:eastAsia="en-US" w:bidi="en-US"/>
        </w:rPr>
        <w:t>http://www.jmlr.org/papers/volume10/king09a/king09a.pdf</w:t>
      </w:r>
    </w:p>
  </w:comment>
  <w:comment w:id="687" w:author="Geiza Maria Hamazaki da Silva" w:date="2019-11-13T08:31:00Z" w:initials="GMHdS">
    <w:p w14:paraId="23498FB6" w14:textId="2BE94AD5" w:rsidR="00CC5A39" w:rsidRDefault="00CC5A39">
      <w:pPr>
        <w:pStyle w:val="Textodecomentrio"/>
      </w:pPr>
      <w:r>
        <w:rPr>
          <w:rStyle w:val="Refdecomentrio"/>
        </w:rPr>
        <w:annotationRef/>
      </w:r>
      <w:r>
        <w:t>qual o site?</w:t>
      </w:r>
    </w:p>
  </w:comment>
  <w:comment w:id="702" w:author="Thais de Souza Simões" w:date="2019-07-12T13:58:00Z" w:initials="TdSS">
    <w:p w14:paraId="4B0F0367" w14:textId="77777777" w:rsidR="00CC5A39" w:rsidRDefault="00CC5A39">
      <w:r w:rsidRPr="00C06C75">
        <w:rPr>
          <w:rFonts w:ascii="Liberation Serif" w:eastAsia="DejaVu Sans" w:hAnsi="Liberation Serif" w:cs="DejaVu Sans"/>
          <w:color w:val="auto"/>
          <w:sz w:val="24"/>
          <w:szCs w:val="24"/>
          <w:lang w:eastAsia="en-US" w:bidi="en-US"/>
        </w:rPr>
        <w:t>https://www.cv-foundation.org/openaccess/content_cvpr_2015/papers/Schroff_FaceNet_A_Unified_2015_CVPR_paper.pdf</w:t>
      </w:r>
    </w:p>
  </w:comment>
  <w:comment w:id="711" w:author="Thais de Souza Simões" w:date="2019-07-12T14:19:00Z" w:initials="TdSS">
    <w:p w14:paraId="1A02705F" w14:textId="77777777" w:rsidR="00CC5A39" w:rsidRDefault="00CC5A39">
      <w:r w:rsidRPr="00C06C75">
        <w:rPr>
          <w:rFonts w:ascii="Liberation Serif" w:eastAsia="DejaVu Sans" w:hAnsi="Liberation Serif" w:cs="DejaVu Sans"/>
          <w:color w:val="auto"/>
          <w:sz w:val="24"/>
          <w:szCs w:val="24"/>
          <w:lang w:eastAsia="en-US" w:bidi="en-US"/>
        </w:rPr>
        <w:t>Se escreve ao lado esse tipo de numeral também?</w:t>
      </w:r>
    </w:p>
  </w:comment>
  <w:comment w:id="761" w:author="Thais de Souza Simões" w:date="2020-01-21T15:07:00Z" w:initials="TdSS">
    <w:p w14:paraId="1F979081" w14:textId="161FAC41" w:rsidR="00CC5A39" w:rsidRDefault="00CC5A39">
      <w:pPr>
        <w:pStyle w:val="Textodecomentrio"/>
      </w:pPr>
      <w:r>
        <w:rPr>
          <w:rStyle w:val="Refdecomentrio"/>
        </w:rPr>
        <w:annotationRef/>
      </w:r>
      <w:r>
        <w:t>Não faço IDEIA de como explicar essa fórmula</w:t>
      </w:r>
    </w:p>
    <w:p w14:paraId="581FEB4A" w14:textId="77777777" w:rsidR="00CC5A39" w:rsidRDefault="00CC5A39">
      <w:pPr>
        <w:pStyle w:val="Textodecomentrio"/>
      </w:pPr>
    </w:p>
  </w:comment>
  <w:comment w:id="762" w:author="Thais de Souza Simões" w:date="2020-01-21T15:13:00Z" w:initials="TdSS">
    <w:p w14:paraId="0DD8B587" w14:textId="39AB62B1" w:rsidR="00CC5A39" w:rsidRDefault="00CC5A39">
      <w:pPr>
        <w:pStyle w:val="Textodecomentrio"/>
      </w:pPr>
      <w:r>
        <w:rPr>
          <w:rStyle w:val="Refdecomentrio"/>
        </w:rPr>
        <w:annotationRef/>
      </w:r>
      <w:hyperlink r:id="rId11" w:history="1">
        <w:r>
          <w:rPr>
            <w:rStyle w:val="Hyperlink"/>
          </w:rPr>
          <w:t>http://reports-archive.adm.cs.cmu.edu/anon/anon/usr0/ftp/2016/CMU-CS-16-118.pdf</w:t>
        </w:r>
      </w:hyperlink>
    </w:p>
  </w:comment>
  <w:comment w:id="763" w:author="Thais de Souza Simões" w:date="2020-01-21T14:49:00Z" w:initials="TdSS">
    <w:p w14:paraId="7C188879" w14:textId="30659DEC" w:rsidR="00CC5A39" w:rsidRDefault="00CC5A39">
      <w:pPr>
        <w:pStyle w:val="Textodecomentrio"/>
      </w:pPr>
      <w:r>
        <w:rPr>
          <w:rStyle w:val="Refdecomentrio"/>
        </w:rPr>
        <w:annotationRef/>
      </w:r>
      <w:hyperlink r:id="rId12" w:history="1">
        <w:r>
          <w:rPr>
            <w:rStyle w:val="Hyperlink"/>
          </w:rPr>
          <w:t>https://medium.com/@mohitsaini_54300/train-facenet-with-triplet-loss-for-real-time-face-recognition-a39e2f4472c3</w:t>
        </w:r>
      </w:hyperlink>
    </w:p>
  </w:comment>
  <w:comment w:id="819" w:author="Geiza Maria Hamazaki da Silva" w:date="2019-11-13T08:34:00Z" w:initials="GMHdS">
    <w:p w14:paraId="457BBB8E" w14:textId="6C52E5C7" w:rsidR="00CC5A39" w:rsidRDefault="00CC5A39">
      <w:pPr>
        <w:pStyle w:val="Textodecomentrio"/>
      </w:pPr>
      <w:r>
        <w:rPr>
          <w:rStyle w:val="Refdecomentrio"/>
        </w:rPr>
        <w:annotationRef/>
      </w:r>
      <w:r>
        <w:t>Como afirma isso???</w:t>
      </w:r>
    </w:p>
  </w:comment>
  <w:comment w:id="826" w:author="Thais de Souza Simões" w:date="2020-01-21T15:16:00Z" w:initials="TdSS">
    <w:p w14:paraId="29A64668" w14:textId="64D44765" w:rsidR="00CC5A39" w:rsidRDefault="00CC5A39">
      <w:pPr>
        <w:pStyle w:val="Textodecomentrio"/>
      </w:pPr>
      <w:r>
        <w:rPr>
          <w:rStyle w:val="Refdecomentrio"/>
        </w:rPr>
        <w:annotationRef/>
      </w:r>
      <w:hyperlink r:id="rId13" w:history="1">
        <w:r>
          <w:rPr>
            <w:rStyle w:val="Hyperlink"/>
          </w:rPr>
          <w:t>http://torch.ch/</w:t>
        </w:r>
      </w:hyperlink>
    </w:p>
  </w:comment>
  <w:comment w:id="828" w:author="Thais de Souza Simões" w:date="2019-07-12T13:58:00Z" w:initials="TdSS">
    <w:p w14:paraId="3B23C930" w14:textId="77777777" w:rsidR="00CC5A39" w:rsidRDefault="00CC5A39">
      <w:r w:rsidRPr="00C06C75">
        <w:rPr>
          <w:rFonts w:ascii="Liberation Serif" w:eastAsia="DejaVu Sans" w:hAnsi="Liberation Serif" w:cs="DejaVu Sans"/>
          <w:color w:val="auto"/>
          <w:sz w:val="24"/>
          <w:szCs w:val="24"/>
          <w:lang w:eastAsia="en-US" w:bidi="en-US"/>
        </w:rPr>
        <w:t>http://reports-archive.adm.cs.cmu.edu/anon/anon/usr0/ftp/2016/CMU-CS-16-118.pdf</w:t>
      </w:r>
    </w:p>
  </w:comment>
  <w:comment w:id="830" w:author="Thais de Souza Simões" w:date="2019-11-04T11:21:00Z" w:initials="TdSS">
    <w:p w14:paraId="451820CA" w14:textId="7CF80EAC" w:rsidR="00CC5A39" w:rsidRDefault="00CC5A39">
      <w:pPr>
        <w:pStyle w:val="Textodecomentrio"/>
      </w:pPr>
      <w:r>
        <w:rPr>
          <w:rStyle w:val="Refdecomentrio"/>
        </w:rPr>
        <w:annotationRef/>
      </w:r>
      <w:hyperlink r:id="rId14" w:history="1">
        <w:r>
          <w:rPr>
            <w:rStyle w:val="Hyperlink"/>
          </w:rPr>
          <w:t>http://reports-archive.adm.cs.cmu.edu/anon/anon/usr0/ftp/2016/CMU-CS-16-118.pdf</w:t>
        </w:r>
      </w:hyperlink>
    </w:p>
  </w:comment>
  <w:comment w:id="833" w:author="Thais de Souza Simões" w:date="2020-01-21T16:16:00Z" w:initials="TdSS">
    <w:p w14:paraId="46D3C8DC" w14:textId="7DEE4914" w:rsidR="00CC5A39" w:rsidRDefault="00CC5A39">
      <w:pPr>
        <w:pStyle w:val="Textodecomentrio"/>
        <w:rPr>
          <w:lang w:val="en-US"/>
        </w:rPr>
      </w:pPr>
      <w:r>
        <w:rPr>
          <w:rStyle w:val="Refdecomentrio"/>
        </w:rPr>
        <w:annotationRef/>
      </w:r>
      <w:r w:rsidRPr="00ED04A4">
        <w:rPr>
          <w:lang w:val="en-US"/>
        </w:rPr>
        <w:t>OpenFace provides the logic flow presented in Figure 2 to obtain low-dimensional face representations for the faces in an image. Figure 4 highlights OpenFace’s implementation. The neural network training and inference portions use Torch [CKF11], Lua [IDFCF96] and luajit [Pal08]. Our Python [VRDJ95] library uses numpy [Oli06] for arrays and linear algebra operations, OpenCV [B+00] for computer vision primitives, and scikit-learn [PVG+11] for classification. We also provide plotting scripts that use matplotlib [H+07]. The project structure is agnostic to the neural network architecture and we currently use FaceNet’s architecture [SKP15]. We use dlib’s [Kin09] pre-trained face detector for higher accuracy than OpenCV’s detector. We compile native C code with gcc [Sta89] and CUDA code with NVIDIA’s LLVM-based [LA04] nvcc</w:t>
      </w:r>
    </w:p>
    <w:p w14:paraId="39768AC3" w14:textId="77777777" w:rsidR="00CC5A39" w:rsidRPr="00ED04A4" w:rsidRDefault="00CC5A39">
      <w:pPr>
        <w:pStyle w:val="Textodecomentrio"/>
        <w:rPr>
          <w:lang w:val="en-US"/>
        </w:rPr>
      </w:pPr>
    </w:p>
  </w:comment>
  <w:comment w:id="834" w:author="Thais de Souza Simões" w:date="2020-01-21T15:35:00Z" w:initials="TdSS">
    <w:p w14:paraId="30F48247" w14:textId="277F64AB" w:rsidR="00CC5A39" w:rsidRDefault="00CC5A39">
      <w:pPr>
        <w:pStyle w:val="Textodecomentrio"/>
      </w:pPr>
      <w:r>
        <w:rPr>
          <w:rStyle w:val="Refdecomentrio"/>
        </w:rPr>
        <w:annotationRef/>
      </w:r>
      <w:r>
        <w:t>Traduzir a imagem</w:t>
      </w:r>
    </w:p>
  </w:comment>
  <w:comment w:id="835" w:author="Thais de Souza Simões" w:date="2019-11-04T11:32:00Z" w:initials="TdSS">
    <w:p w14:paraId="7411B61F" w14:textId="34F8FE16" w:rsidR="00CC5A39" w:rsidRDefault="00CC5A39">
      <w:pPr>
        <w:pStyle w:val="Textodecomentrio"/>
      </w:pPr>
      <w:r>
        <w:rPr>
          <w:rStyle w:val="Refdecomentrio"/>
        </w:rPr>
        <w:annotationRef/>
      </w:r>
      <w:hyperlink r:id="rId15" w:history="1">
        <w:r>
          <w:rPr>
            <w:rStyle w:val="Hyperlink"/>
          </w:rPr>
          <w:t>http://reports-archive.adm.cs.cmu.edu/anon/anon/usr0/ftp/2016/CMU-CS-16-118.pdf</w:t>
        </w:r>
      </w:hyperlink>
    </w:p>
  </w:comment>
  <w:comment w:id="841" w:author="Geiza Maria Hamazaki da Silva" w:date="2019-11-13T08:39:00Z" w:initials="GMHdS">
    <w:p w14:paraId="48A83CFF" w14:textId="1278305C" w:rsidR="00CC5A39" w:rsidRDefault="00CC5A39">
      <w:pPr>
        <w:pStyle w:val="Textodecomentrio"/>
      </w:pPr>
      <w:r>
        <w:rPr>
          <w:rStyle w:val="Refdecomentrio"/>
        </w:rPr>
        <w:annotationRef/>
      </w:r>
      <w:r>
        <w:t>para qual formato? Qual o formato lido pelo algoritmos de testes?? É sempre o mesmo?</w:t>
      </w:r>
    </w:p>
  </w:comment>
  <w:comment w:id="842" w:author="Thais de Souza Simões" w:date="2020-01-21T15:35:00Z" w:initials="TdSS">
    <w:p w14:paraId="3F80CE46" w14:textId="6B04C488" w:rsidR="00CC5A39" w:rsidRDefault="00CC5A39">
      <w:pPr>
        <w:pStyle w:val="Textodecomentrio"/>
      </w:pPr>
      <w:r>
        <w:rPr>
          <w:rStyle w:val="Refdecomentrio"/>
        </w:rPr>
        <w:annotationRef/>
      </w:r>
      <w:r>
        <w:t>Estou sem meu notebook</w:t>
      </w:r>
    </w:p>
  </w:comment>
  <w:comment w:id="849" w:author="Thais de Souza Simões" w:date="2020-01-21T15:35:00Z" w:initials="TdSS">
    <w:p w14:paraId="42D7D0D3" w14:textId="5AC6AD80" w:rsidR="00CC5A39" w:rsidRDefault="00CC5A39">
      <w:pPr>
        <w:pStyle w:val="Textodecomentrio"/>
      </w:pPr>
      <w:r>
        <w:rPr>
          <w:rStyle w:val="Refdecomentrio"/>
        </w:rPr>
        <w:annotationRef/>
      </w:r>
      <w:r>
        <w:t>Acrescentar coisas</w:t>
      </w:r>
    </w:p>
    <w:p w14:paraId="12FAEDC8" w14:textId="77777777" w:rsidR="00CC5A39" w:rsidRDefault="00CC5A39">
      <w:pPr>
        <w:pStyle w:val="Textodecomentrio"/>
      </w:pPr>
    </w:p>
  </w:comment>
  <w:comment w:id="867" w:author="Thais de Souza Simões [2]" w:date="2018-11-05T13:57:00Z" w:initials="TdSS">
    <w:p w14:paraId="66EA087B" w14:textId="77777777" w:rsidR="00CC5A39" w:rsidRDefault="00CC5A39">
      <w:r w:rsidRPr="00C06C75">
        <w:rPr>
          <w:rFonts w:ascii="Liberation Serif" w:eastAsia="DejaVu Sans" w:hAnsi="Liberation Serif" w:cs="DejaVu Sans"/>
          <w:color w:val="auto"/>
          <w:sz w:val="24"/>
          <w:szCs w:val="24"/>
          <w:lang w:eastAsia="en-US" w:bidi="en-US"/>
        </w:rPr>
        <w:t>Colocar fonte</w:t>
      </w:r>
    </w:p>
    <w:p w14:paraId="3B5452EA" w14:textId="77777777" w:rsidR="00CC5A39" w:rsidRDefault="00CC5A39"/>
  </w:comment>
  <w:comment w:id="868" w:author="Thais Simões" w:date="2019-05-07T11:22:00Z" w:initials="TS">
    <w:p w14:paraId="2CFDBAFE" w14:textId="77777777" w:rsidR="00CC5A39" w:rsidRDefault="00CC5A39">
      <w:r w:rsidRPr="00C06C75">
        <w:rPr>
          <w:rFonts w:ascii="Liberation Serif" w:eastAsia="DejaVu Sans" w:hAnsi="Liberation Serif" w:cs="DejaVu Sans"/>
          <w:color w:val="auto"/>
          <w:sz w:val="24"/>
          <w:szCs w:val="24"/>
          <w:lang w:eastAsia="en-US" w:bidi="en-US"/>
        </w:rPr>
        <w:t>Feito</w:t>
      </w:r>
    </w:p>
    <w:p w14:paraId="1CFB6FE7" w14:textId="77777777" w:rsidR="00CC5A39" w:rsidRDefault="00CC5A39"/>
  </w:comment>
  <w:comment w:id="869" w:author="Geiza Maria Hamazaki da Silva" w:date="2019-11-13T08:40:00Z" w:initials="GMHdS">
    <w:p w14:paraId="27E3EABA" w14:textId="4CF234AE" w:rsidR="00CC5A39" w:rsidRDefault="00CC5A39">
      <w:pPr>
        <w:pStyle w:val="Textodecomentrio"/>
      </w:pPr>
      <w:r>
        <w:rPr>
          <w:rStyle w:val="Refdecomentrio"/>
        </w:rPr>
        <w:annotationRef/>
      </w:r>
      <w:r>
        <w:t>Não podemos ter repetição de termos em uma frase</w:t>
      </w:r>
    </w:p>
  </w:comment>
  <w:comment w:id="874" w:author="Thais de Souza Simões [2]" w:date="2019-04-29T15:49:00Z" w:initials="TdSS">
    <w:p w14:paraId="7500AB49" w14:textId="77777777" w:rsidR="00CC5A39" w:rsidRDefault="00CC5A39">
      <w:r w:rsidRPr="00C06C75">
        <w:rPr>
          <w:rFonts w:ascii="Liberation Serif" w:eastAsia="DejaVu Sans" w:hAnsi="Liberation Serif" w:cs="DejaVu Sans"/>
          <w:color w:val="auto"/>
          <w:sz w:val="24"/>
          <w:szCs w:val="24"/>
          <w:lang w:eastAsia="en-US" w:bidi="en-US"/>
        </w:rPr>
        <w:t>Em matemática, distância euclidiana (ou distância métrica) é a distância entre dois pontos, que pode ser provada pela aplicação repetida do teorema de Pitágoras. Aplicando essa fórmula como distância, o espaço euclidiano torna-se um espaço métrico.</w:t>
      </w:r>
    </w:p>
    <w:p w14:paraId="35B7FC77" w14:textId="77777777" w:rsidR="00CC5A39" w:rsidRDefault="00CC5A39"/>
  </w:comment>
  <w:comment w:id="875" w:author="Thaíla Gomes" w:date="2020-01-17T22:35:00Z" w:initials="TG">
    <w:p w14:paraId="393D80AE" w14:textId="5C927FF1" w:rsidR="00CC5A39" w:rsidRDefault="00CC5A39">
      <w:pPr>
        <w:pStyle w:val="Textodecomentrio"/>
      </w:pPr>
      <w:r>
        <w:rPr>
          <w:rStyle w:val="Refdecomentrio"/>
        </w:rPr>
        <w:annotationRef/>
      </w:r>
      <w:r>
        <w:t>Talvez seja o caso de criar uma lista de equações também.</w:t>
      </w:r>
    </w:p>
  </w:comment>
  <w:comment w:id="882" w:author="Thais de Souza Simões [2]" w:date="2018-11-05T15:31:00Z" w:initials="TdSS">
    <w:p w14:paraId="0A50EBF9" w14:textId="77777777" w:rsidR="00CC5A39" w:rsidRDefault="00CC5A39">
      <w:r w:rsidRPr="00C06C75">
        <w:rPr>
          <w:rFonts w:ascii="Liberation Serif" w:eastAsia="DejaVu Sans" w:hAnsi="Liberation Serif" w:cs="DejaVu Sans"/>
          <w:color w:val="auto"/>
          <w:sz w:val="24"/>
          <w:szCs w:val="24"/>
          <w:lang w:eastAsia="en-US" w:bidi="en-US"/>
        </w:rPr>
        <w:t>Tratar como imagem?</w:t>
      </w:r>
    </w:p>
  </w:comment>
  <w:comment w:id="883" w:author="Thaíla Gomes" w:date="2020-01-17T22:37:00Z" w:initials="TG">
    <w:p w14:paraId="1B9B2D21" w14:textId="3474A5DB" w:rsidR="00CC5A39" w:rsidRDefault="00CC5A39">
      <w:pPr>
        <w:pStyle w:val="Textodecomentrio"/>
      </w:pPr>
      <w:r>
        <w:rPr>
          <w:rStyle w:val="Refdecomentrio"/>
        </w:rPr>
        <w:annotationRef/>
      </w:r>
      <w:r>
        <w:t>Talvez como quadro?</w:t>
      </w:r>
    </w:p>
  </w:comment>
  <w:comment w:id="884" w:author="Thaíla Gomes" w:date="2020-01-17T22:39:00Z" w:initials="TG">
    <w:p w14:paraId="53E77077" w14:textId="74D059F9" w:rsidR="00CC5A39" w:rsidRDefault="00CC5A39">
      <w:pPr>
        <w:pStyle w:val="Textodecomentrio"/>
      </w:pPr>
      <w:r>
        <w:rPr>
          <w:rStyle w:val="Refdecomentrio"/>
        </w:rPr>
        <w:annotationRef/>
      </w:r>
      <w:r>
        <w:t>Tópico.</w:t>
      </w:r>
    </w:p>
  </w:comment>
  <w:comment w:id="885" w:author="Thaíla Gomes" w:date="2020-01-17T22:40:00Z" w:initials="TG">
    <w:p w14:paraId="5AE5FAD2" w14:textId="1A1D5EDA" w:rsidR="00CC5A39" w:rsidRDefault="00CC5A39">
      <w:pPr>
        <w:pStyle w:val="Textodecomentrio"/>
      </w:pPr>
      <w:r>
        <w:rPr>
          <w:rStyle w:val="Refdecomentrio"/>
        </w:rPr>
        <w:annotationRef/>
      </w:r>
      <w:r>
        <w:t>Subtópico.</w:t>
      </w:r>
    </w:p>
  </w:comment>
  <w:comment w:id="886" w:author="Thais Simões" w:date="2019-05-02T14:41:00Z" w:initials="TS">
    <w:p w14:paraId="14B2BE0D" w14:textId="77777777" w:rsidR="00CC5A39" w:rsidRDefault="00CC5A39">
      <w:r w:rsidRPr="00C06C75">
        <w:rPr>
          <w:rFonts w:ascii="Liberation Serif" w:eastAsia="DejaVu Sans" w:hAnsi="Liberation Serif" w:cs="DejaVu Sans"/>
          <w:color w:val="auto"/>
          <w:sz w:val="24"/>
          <w:szCs w:val="24"/>
          <w:lang w:eastAsia="en-US" w:bidi="en-US"/>
        </w:rPr>
        <w:t>Colocar exemplo de endereço de arquivo</w:t>
      </w:r>
    </w:p>
    <w:p w14:paraId="2831B6D7" w14:textId="77777777" w:rsidR="00CC5A39" w:rsidRDefault="00CC5A39"/>
  </w:comment>
  <w:comment w:id="888" w:author="Thais Simões" w:date="2019-05-02T14:41:00Z" w:initials="TS">
    <w:p w14:paraId="16401FD6" w14:textId="77777777" w:rsidR="00CC5A39" w:rsidRDefault="00CC5A39">
      <w:r w:rsidRPr="00C06C75">
        <w:rPr>
          <w:rFonts w:ascii="Liberation Serif" w:eastAsia="DejaVu Sans" w:hAnsi="Liberation Serif" w:cs="DejaVu Sans"/>
          <w:color w:val="auto"/>
          <w:sz w:val="24"/>
          <w:szCs w:val="24"/>
          <w:lang w:eastAsia="en-US" w:bidi="en-US"/>
        </w:rPr>
        <w:t>Colocar exemplo de endereço de arquivo</w:t>
      </w:r>
    </w:p>
    <w:p w14:paraId="35122464" w14:textId="77777777" w:rsidR="00CC5A39" w:rsidRDefault="00CC5A39"/>
  </w:comment>
  <w:comment w:id="889" w:author="Thaíla Gomes" w:date="2020-01-17T22:40:00Z" w:initials="TG">
    <w:p w14:paraId="237707AC" w14:textId="485E11DD" w:rsidR="00CC5A39" w:rsidRDefault="00CC5A39">
      <w:pPr>
        <w:pStyle w:val="Textodecomentrio"/>
      </w:pPr>
      <w:r>
        <w:rPr>
          <w:rStyle w:val="Refdecomentrio"/>
        </w:rPr>
        <w:annotationRef/>
      </w:r>
      <w:r>
        <w:t>Talvez seja o caso de incluir a fonte de onde retirou a equação.</w:t>
      </w:r>
    </w:p>
  </w:comment>
  <w:comment w:id="892" w:author="Thais Simões" w:date="2019-05-07T22:01:00Z" w:initials="TS">
    <w:p w14:paraId="140AED64" w14:textId="77777777" w:rsidR="00CC5A39" w:rsidRDefault="00CC5A39">
      <w:r w:rsidRPr="00C06C75">
        <w:rPr>
          <w:rFonts w:ascii="Liberation Serif" w:eastAsia="DejaVu Sans" w:hAnsi="Liberation Serif" w:cs="DejaVu Sans"/>
          <w:color w:val="auto"/>
          <w:sz w:val="24"/>
          <w:szCs w:val="24"/>
          <w:lang w:eastAsia="en-US" w:bidi="en-US"/>
        </w:rPr>
        <w:t>http://www.improvedoutcomes.com/docs/WebSiteDocs/Clustering/Clustering_Parameters/Euclidean_and_Euclidean_Squared_Distance_Metrics.htm</w:t>
      </w:r>
    </w:p>
  </w:comment>
  <w:comment w:id="895" w:author="Thais Simões" w:date="2019-05-07T22:40:00Z" w:initials="TS">
    <w:p w14:paraId="0241DFBC" w14:textId="77777777" w:rsidR="00CC5A39" w:rsidRPr="00C06C75" w:rsidRDefault="00CC5A39">
      <w:pPr>
        <w:rPr>
          <w:lang w:val="en-US"/>
        </w:rPr>
      </w:pPr>
      <w:r>
        <w:rPr>
          <w:rFonts w:ascii="Arial" w:eastAsia="DejaVu Sans" w:hAnsi="Arial" w:cs="Arial"/>
          <w:color w:val="auto"/>
          <w:sz w:val="30"/>
          <w:szCs w:val="30"/>
          <w:lang w:val="en-US" w:eastAsia="en-US" w:bidi="en-US"/>
        </w:rPr>
        <w:t>The edge length in pixels of the square the image is resized to</w:t>
      </w:r>
    </w:p>
  </w:comment>
  <w:comment w:id="898" w:author="Thais Simões" w:date="2019-05-03T01:37:00Z" w:initials="TS">
    <w:p w14:paraId="33D7E326" w14:textId="77777777" w:rsidR="00CC5A39" w:rsidRDefault="00CC5A39" w:rsidP="007C10B9">
      <w:r w:rsidRPr="00C06C75">
        <w:rPr>
          <w:rFonts w:ascii="Liberation Serif" w:eastAsia="DejaVu Sans" w:hAnsi="Liberation Serif" w:cs="DejaVu Sans"/>
          <w:color w:val="auto"/>
          <w:sz w:val="24"/>
          <w:szCs w:val="24"/>
          <w:lang w:eastAsia="en-US" w:bidi="en-US"/>
        </w:rPr>
        <w:t>RODAPÉ</w:t>
      </w:r>
    </w:p>
  </w:comment>
  <w:comment w:id="899" w:author="Autor desconhecido" w:date="2019-04-29T14:54:00Z" w:initials="">
    <w:p w14:paraId="7C31F65A" w14:textId="77777777" w:rsidR="00CC5A39" w:rsidRDefault="00CC5A39" w:rsidP="007C10B9">
      <w:r w:rsidRPr="00C06C75">
        <w:rPr>
          <w:rFonts w:ascii="Liberation Serif" w:eastAsia="DejaVu Sans" w:hAnsi="Liberation Serif" w:cs="DejaVu Sans"/>
          <w:color w:val="auto"/>
          <w:sz w:val="20"/>
          <w:szCs w:val="24"/>
          <w:lang w:eastAsia="en-US" w:bidi="en-US"/>
        </w:rPr>
        <w:t>Ver onde colocar</w:t>
      </w:r>
    </w:p>
    <w:p w14:paraId="23C4DAD3" w14:textId="77777777" w:rsidR="00CC5A39" w:rsidRDefault="00CC5A39" w:rsidP="007C10B9"/>
  </w:comment>
  <w:comment w:id="904" w:author="Thaíla Gomes" w:date="2020-01-17T22:43:00Z" w:initials="TG">
    <w:p w14:paraId="5B06ED28" w14:textId="12360036" w:rsidR="00CC5A39" w:rsidRDefault="00CC5A39">
      <w:pPr>
        <w:pStyle w:val="Textodecomentrio"/>
      </w:pPr>
      <w:r>
        <w:rPr>
          <w:rStyle w:val="Refdecomentrio"/>
        </w:rPr>
        <w:annotationRef/>
      </w:r>
      <w:r>
        <w:t>Padronize a formatação do texto nos quadros.</w:t>
      </w:r>
    </w:p>
  </w:comment>
  <w:comment w:id="907" w:author="Thais de Souza Simões" w:date="2019-10-03T19:17:00Z" w:initials="TdSS">
    <w:p w14:paraId="30480817" w14:textId="77777777" w:rsidR="00CC5A39" w:rsidRDefault="00CC5A39">
      <w:r w:rsidRPr="00C06C75">
        <w:rPr>
          <w:rFonts w:ascii="Liberation Serif" w:eastAsia="DejaVu Sans" w:hAnsi="Liberation Serif" w:cs="DejaVu Sans"/>
          <w:color w:val="auto"/>
          <w:sz w:val="24"/>
          <w:szCs w:val="24"/>
          <w:lang w:eastAsia="en-US" w:bidi="en-US"/>
        </w:rPr>
        <w:t>Falsos positivos</w:t>
      </w:r>
    </w:p>
  </w:comment>
  <w:comment w:id="908" w:author="Thaíla Gomes" w:date="2020-01-17T22:42:00Z" w:initials="TG">
    <w:p w14:paraId="7BA966C4" w14:textId="258EFDC4" w:rsidR="00CC5A39" w:rsidRDefault="00CC5A39">
      <w:pPr>
        <w:pStyle w:val="Textodecomentrio"/>
      </w:pPr>
      <w:r>
        <w:rPr>
          <w:rStyle w:val="Refdecomentrio"/>
        </w:rPr>
        <w:annotationRef/>
      </w:r>
      <w:r>
        <w:t>Tópico</w:t>
      </w:r>
    </w:p>
  </w:comment>
  <w:comment w:id="911" w:author="Thais de Souza Simões" w:date="2019-10-03T19:22:00Z" w:initials="TdSS">
    <w:p w14:paraId="566B1985" w14:textId="77777777" w:rsidR="00CC5A39" w:rsidRDefault="00CC5A39">
      <w:r w:rsidRPr="00C06C75">
        <w:rPr>
          <w:rFonts w:ascii="Liberation Serif" w:eastAsia="DejaVu Sans" w:hAnsi="Liberation Serif" w:cs="DejaVu Sans"/>
          <w:color w:val="auto"/>
          <w:sz w:val="24"/>
          <w:szCs w:val="24"/>
          <w:lang w:eastAsia="en-US" w:bidi="en-US"/>
        </w:rPr>
        <w:t>Tá muito comprida</w:t>
      </w:r>
    </w:p>
  </w:comment>
  <w:comment w:id="920" w:author="Thais de Souza Simões [2]" w:date="2019-04-29T15:47:00Z" w:initials="TdSS">
    <w:p w14:paraId="65BEE1E0" w14:textId="77777777" w:rsidR="00CC5A39" w:rsidRDefault="00CC5A39">
      <w:r w:rsidRPr="00C06C75">
        <w:rPr>
          <w:rFonts w:ascii="Liberation Serif" w:eastAsia="DejaVu Sans" w:hAnsi="Liberation Serif" w:cs="DejaVu Sans"/>
          <w:color w:val="auto"/>
          <w:sz w:val="24"/>
          <w:szCs w:val="24"/>
          <w:lang w:eastAsia="en-US" w:bidi="en-US"/>
        </w:rPr>
        <w:t>Falta colocar referências aqui</w:t>
      </w:r>
    </w:p>
  </w:comment>
  <w:comment w:id="921" w:author="Thais Simões" w:date="2019-05-07T22:40:00Z" w:initials="TS">
    <w:p w14:paraId="66EC310E" w14:textId="77777777" w:rsidR="00CC5A39" w:rsidRDefault="00CC5A39">
      <w:r w:rsidRPr="00C06C75">
        <w:rPr>
          <w:rFonts w:ascii="Liberation Serif" w:eastAsia="DejaVu Sans" w:hAnsi="Liberation Serif" w:cs="DejaVu Sans"/>
          <w:color w:val="auto"/>
          <w:sz w:val="24"/>
          <w:szCs w:val="24"/>
          <w:lang w:eastAsia="en-US" w:bidi="en-US"/>
        </w:rPr>
        <w:t>https://buildmedia.readthedocs.org/media/pdf/openface-api/latest/openface-api.pdf</w:t>
      </w:r>
    </w:p>
  </w:comment>
  <w:comment w:id="926" w:author="Thaíla Gomes" w:date="2020-01-17T22:44:00Z" w:initials="TG">
    <w:p w14:paraId="7FA2830B" w14:textId="60137691" w:rsidR="00CC5A39" w:rsidRDefault="00CC5A39">
      <w:pPr>
        <w:pStyle w:val="Textodecomentrio"/>
      </w:pPr>
      <w:r>
        <w:rPr>
          <w:rStyle w:val="Refdecomentrio"/>
        </w:rPr>
        <w:annotationRef/>
      </w:r>
      <w:r>
        <w:t>ABNT, por favor, ou o modelo utilizado pela UNIRIO.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93D92E" w15:done="0"/>
  <w15:commentEx w15:paraId="7544B72C" w15:done="0"/>
  <w15:commentEx w15:paraId="1FCC6B08" w15:done="0"/>
  <w15:commentEx w15:paraId="2536EC76" w15:done="0"/>
  <w15:commentEx w15:paraId="5350E1E1" w15:done="0"/>
  <w15:commentEx w15:paraId="0F6853ED" w15:done="0"/>
  <w15:commentEx w15:paraId="66E4CCE0" w15:done="0"/>
  <w15:commentEx w15:paraId="04F336F5" w15:done="0"/>
  <w15:commentEx w15:paraId="72949419" w15:done="0"/>
  <w15:commentEx w15:paraId="30754F08" w15:done="0"/>
  <w15:commentEx w15:paraId="7C711725" w15:done="0"/>
  <w15:commentEx w15:paraId="0242E363" w15:done="0"/>
  <w15:commentEx w15:paraId="009E7768" w15:done="0"/>
  <w15:commentEx w15:paraId="6CECDCF8" w15:done="0"/>
  <w15:commentEx w15:paraId="3EEF752E" w15:done="0"/>
  <w15:commentEx w15:paraId="12D18160" w15:paraIdParent="3EEF752E" w15:done="0"/>
  <w15:commentEx w15:paraId="6D8D5393" w15:done="0"/>
  <w15:commentEx w15:paraId="280D243D" w15:done="0"/>
  <w15:commentEx w15:paraId="5A577A4A" w15:done="0"/>
  <w15:commentEx w15:paraId="4B3BA3EC" w15:done="0"/>
  <w15:commentEx w15:paraId="64067395" w15:done="0"/>
  <w15:commentEx w15:paraId="57C84C84" w15:done="0"/>
  <w15:commentEx w15:paraId="68FB5AD9" w15:done="0"/>
  <w15:commentEx w15:paraId="0818455E" w15:done="0"/>
  <w15:commentEx w15:paraId="08B89996" w15:done="0"/>
  <w15:commentEx w15:paraId="27CDF3CB" w15:done="0"/>
  <w15:commentEx w15:paraId="00B96CB4" w15:done="0"/>
  <w15:commentEx w15:paraId="47D90A93" w15:done="0"/>
  <w15:commentEx w15:paraId="6C77759A" w15:done="0"/>
  <w15:commentEx w15:paraId="3DE78ABC" w15:done="0"/>
  <w15:commentEx w15:paraId="0EE436E9" w15:done="0"/>
  <w15:commentEx w15:paraId="7600C925" w15:paraIdParent="0EE436E9" w15:done="0"/>
  <w15:commentEx w15:paraId="4E325AEA" w15:done="0"/>
  <w15:commentEx w15:paraId="641B494E" w15:done="0"/>
  <w15:commentEx w15:paraId="63EB031D" w15:done="0"/>
  <w15:commentEx w15:paraId="56C818A5" w15:done="0"/>
  <w15:commentEx w15:paraId="23E092B7" w15:done="0"/>
  <w15:commentEx w15:paraId="62FB080E" w15:done="0"/>
  <w15:commentEx w15:paraId="678A4ABB" w15:done="0"/>
  <w15:commentEx w15:paraId="512370F8" w15:done="0"/>
  <w15:commentEx w15:paraId="3D5E9BB3" w15:done="0"/>
  <w15:commentEx w15:paraId="1E1D9BA6" w15:done="0"/>
  <w15:commentEx w15:paraId="59B4EDF3" w15:done="0"/>
  <w15:commentEx w15:paraId="0D19613E" w15:done="0"/>
  <w15:commentEx w15:paraId="3D1F8870" w15:done="0"/>
  <w15:commentEx w15:paraId="1551CECA" w15:paraIdParent="3D1F8870" w15:done="0"/>
  <w15:commentEx w15:paraId="458AB857" w15:done="0"/>
  <w15:commentEx w15:paraId="75CEAB7B" w15:done="0"/>
  <w15:commentEx w15:paraId="66DD3867" w15:done="0"/>
  <w15:commentEx w15:paraId="4900C8BF" w15:done="0"/>
  <w15:commentEx w15:paraId="0B681269" w15:done="0"/>
  <w15:commentEx w15:paraId="312E86DE" w15:done="0"/>
  <w15:commentEx w15:paraId="1F191E0C" w15:done="0"/>
  <w15:commentEx w15:paraId="1B8B91FD" w15:done="0"/>
  <w15:commentEx w15:paraId="2EAF3A16" w15:done="0"/>
  <w15:commentEx w15:paraId="0552F13A" w15:paraIdParent="2EAF3A16" w15:done="0"/>
  <w15:commentEx w15:paraId="1E1498E7" w15:done="0"/>
  <w15:commentEx w15:paraId="619F19AA" w15:done="0"/>
  <w15:commentEx w15:paraId="3D482742" w15:done="0"/>
  <w15:commentEx w15:paraId="40E723FF" w15:paraIdParent="3D482742" w15:done="0"/>
  <w15:commentEx w15:paraId="7B05EA68" w15:done="0"/>
  <w15:commentEx w15:paraId="2CFE98BC" w15:done="0"/>
  <w15:commentEx w15:paraId="6D8890E9" w15:done="0"/>
  <w15:commentEx w15:paraId="0427821B" w15:done="0"/>
  <w15:commentEx w15:paraId="20932DBD" w15:done="0"/>
  <w15:commentEx w15:paraId="494E644E" w15:done="0"/>
  <w15:commentEx w15:paraId="5F6AEA76" w15:done="0"/>
  <w15:commentEx w15:paraId="7F8D8D51" w15:done="0"/>
  <w15:commentEx w15:paraId="6B5580DA" w15:done="0"/>
  <w15:commentEx w15:paraId="747363F8" w15:done="0"/>
  <w15:commentEx w15:paraId="3367E1A3" w15:done="0"/>
  <w15:commentEx w15:paraId="148CE166" w15:done="0"/>
  <w15:commentEx w15:paraId="1EF78D62" w15:done="0"/>
  <w15:commentEx w15:paraId="4D7022D0" w15:done="0"/>
  <w15:commentEx w15:paraId="61F46A7D" w15:done="0"/>
  <w15:commentEx w15:paraId="78A630F2" w15:done="0"/>
  <w15:commentEx w15:paraId="32803774" w15:done="0"/>
  <w15:commentEx w15:paraId="192F310B" w15:done="0"/>
  <w15:commentEx w15:paraId="22DCD807" w15:done="0"/>
  <w15:commentEx w15:paraId="2DA8E667" w15:done="0"/>
  <w15:commentEx w15:paraId="1E70C8CA" w15:done="0"/>
  <w15:commentEx w15:paraId="79F8318A" w15:done="0"/>
  <w15:commentEx w15:paraId="067A5E15" w15:done="0"/>
  <w15:commentEx w15:paraId="45D96248" w15:done="0"/>
  <w15:commentEx w15:paraId="73BEAF26" w15:done="0"/>
  <w15:commentEx w15:paraId="1A57881D" w15:done="0"/>
  <w15:commentEx w15:paraId="550D36F0" w15:done="0"/>
  <w15:commentEx w15:paraId="24B1BB80" w15:done="0"/>
  <w15:commentEx w15:paraId="2AC814FD" w15:done="0"/>
  <w15:commentEx w15:paraId="49B9E345" w15:paraIdParent="2AC814FD" w15:done="0"/>
  <w15:commentEx w15:paraId="1AB0B791" w15:done="0"/>
  <w15:commentEx w15:paraId="087EEEB3" w15:done="0"/>
  <w15:commentEx w15:paraId="68FFA151" w15:done="0"/>
  <w15:commentEx w15:paraId="5AAAF247" w15:done="0"/>
  <w15:commentEx w15:paraId="1DAB787F" w15:done="0"/>
  <w15:commentEx w15:paraId="08980546" w15:done="0"/>
  <w15:commentEx w15:paraId="23498FB6" w15:done="0"/>
  <w15:commentEx w15:paraId="4B0F0367" w15:done="0"/>
  <w15:commentEx w15:paraId="1A02705F" w15:done="0"/>
  <w15:commentEx w15:paraId="581FEB4A" w15:done="0"/>
  <w15:commentEx w15:paraId="0DD8B587" w15:paraIdParent="581FEB4A" w15:done="0"/>
  <w15:commentEx w15:paraId="7C188879" w15:done="0"/>
  <w15:commentEx w15:paraId="457BBB8E" w15:done="0"/>
  <w15:commentEx w15:paraId="29A64668" w15:done="0"/>
  <w15:commentEx w15:paraId="3B23C930" w15:done="0"/>
  <w15:commentEx w15:paraId="451820CA" w15:done="0"/>
  <w15:commentEx w15:paraId="39768AC3" w15:done="0"/>
  <w15:commentEx w15:paraId="30F48247" w15:done="0"/>
  <w15:commentEx w15:paraId="7411B61F" w15:done="0"/>
  <w15:commentEx w15:paraId="48A83CFF" w15:done="0"/>
  <w15:commentEx w15:paraId="3F80CE46" w15:paraIdParent="48A83CFF" w15:done="0"/>
  <w15:commentEx w15:paraId="12FAEDC8" w15:done="0"/>
  <w15:commentEx w15:paraId="3B5452EA" w15:done="0"/>
  <w15:commentEx w15:paraId="1CFB6FE7" w15:done="0"/>
  <w15:commentEx w15:paraId="27E3EABA" w15:done="0"/>
  <w15:commentEx w15:paraId="35B7FC77" w15:done="0"/>
  <w15:commentEx w15:paraId="393D80AE" w15:done="0"/>
  <w15:commentEx w15:paraId="0A50EBF9" w15:done="0"/>
  <w15:commentEx w15:paraId="1B9B2D21" w15:paraIdParent="0A50EBF9" w15:done="0"/>
  <w15:commentEx w15:paraId="53E77077" w15:done="0"/>
  <w15:commentEx w15:paraId="5AE5FAD2" w15:done="0"/>
  <w15:commentEx w15:paraId="2831B6D7" w15:done="0"/>
  <w15:commentEx w15:paraId="35122464" w15:done="0"/>
  <w15:commentEx w15:paraId="237707AC" w15:done="0"/>
  <w15:commentEx w15:paraId="140AED64" w15:done="0"/>
  <w15:commentEx w15:paraId="0241DFBC" w15:done="0"/>
  <w15:commentEx w15:paraId="33D7E326" w15:done="0"/>
  <w15:commentEx w15:paraId="23C4DAD3" w15:done="0"/>
  <w15:commentEx w15:paraId="5B06ED28" w15:done="0"/>
  <w15:commentEx w15:paraId="30480817" w15:done="0"/>
  <w15:commentEx w15:paraId="7BA966C4" w15:done="0"/>
  <w15:commentEx w15:paraId="566B1985" w15:done="0"/>
  <w15:commentEx w15:paraId="65BEE1E0" w15:done="0"/>
  <w15:commentEx w15:paraId="66EC310E" w15:done="0"/>
  <w15:commentEx w15:paraId="7FA283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93D92E" w16cid:durableId="21E5C1E3"/>
  <w16cid:commentId w16cid:paraId="7544B72C" w16cid:durableId="21E5C1E4"/>
  <w16cid:commentId w16cid:paraId="1FCC6B08" w16cid:durableId="21E5C1E5"/>
  <w16cid:commentId w16cid:paraId="2536EC76" w16cid:durableId="21E5C1E6"/>
  <w16cid:commentId w16cid:paraId="5350E1E1" w16cid:durableId="21E5C1E7"/>
  <w16cid:commentId w16cid:paraId="0F6853ED" w16cid:durableId="21E5C1E8"/>
  <w16cid:commentId w16cid:paraId="66E4CCE0" w16cid:durableId="21E5C1E9"/>
  <w16cid:commentId w16cid:paraId="04F336F5" w16cid:durableId="21E5C1EA"/>
  <w16cid:commentId w16cid:paraId="72949419" w16cid:durableId="21E5C1EB"/>
  <w16cid:commentId w16cid:paraId="30754F08" w16cid:durableId="21E5C1EC"/>
  <w16cid:commentId w16cid:paraId="7C711725" w16cid:durableId="21E5C1ED"/>
  <w16cid:commentId w16cid:paraId="0242E363" w16cid:durableId="21E5C1EE"/>
  <w16cid:commentId w16cid:paraId="009E7768" w16cid:durableId="21E5C1EF"/>
  <w16cid:commentId w16cid:paraId="6CECDCF8" w16cid:durableId="21E5C1F0"/>
  <w16cid:commentId w16cid:paraId="3EEF752E" w16cid:durableId="21E5C1F1"/>
  <w16cid:commentId w16cid:paraId="12D18160" w16cid:durableId="21E5C1F2"/>
  <w16cid:commentId w16cid:paraId="6D8D5393" w16cid:durableId="21E5C1F3"/>
  <w16cid:commentId w16cid:paraId="280D243D" w16cid:durableId="21E5C1F4"/>
  <w16cid:commentId w16cid:paraId="5A577A4A" w16cid:durableId="21E5C1F5"/>
  <w16cid:commentId w16cid:paraId="4B3BA3EC" w16cid:durableId="21E5C1F6"/>
  <w16cid:commentId w16cid:paraId="64067395" w16cid:durableId="21E5C1F7"/>
  <w16cid:commentId w16cid:paraId="57C84C84" w16cid:durableId="21E5C1F8"/>
  <w16cid:commentId w16cid:paraId="68FB5AD9" w16cid:durableId="21E5C1F9"/>
  <w16cid:commentId w16cid:paraId="0818455E" w16cid:durableId="21E5C1FA"/>
  <w16cid:commentId w16cid:paraId="08B89996" w16cid:durableId="21E5C1FB"/>
  <w16cid:commentId w16cid:paraId="27CDF3CB" w16cid:durableId="21E5C1FC"/>
  <w16cid:commentId w16cid:paraId="00B96CB4" w16cid:durableId="21E5C1FD"/>
  <w16cid:commentId w16cid:paraId="47D90A93" w16cid:durableId="21E5C1FE"/>
  <w16cid:commentId w16cid:paraId="6C77759A" w16cid:durableId="21E5C1FF"/>
  <w16cid:commentId w16cid:paraId="3DE78ABC" w16cid:durableId="21E5C200"/>
  <w16cid:commentId w16cid:paraId="0EE436E9" w16cid:durableId="21E5C201"/>
  <w16cid:commentId w16cid:paraId="7600C925" w16cid:durableId="21E5C202"/>
  <w16cid:commentId w16cid:paraId="4E325AEA" w16cid:durableId="21E5C203"/>
  <w16cid:commentId w16cid:paraId="641B494E" w16cid:durableId="21E5C204"/>
  <w16cid:commentId w16cid:paraId="63EB031D" w16cid:durableId="21E5C205"/>
  <w16cid:commentId w16cid:paraId="56C818A5" w16cid:durableId="21E5C206"/>
  <w16cid:commentId w16cid:paraId="23E092B7" w16cid:durableId="21E5C207"/>
  <w16cid:commentId w16cid:paraId="62FB080E" w16cid:durableId="21E5C208"/>
  <w16cid:commentId w16cid:paraId="678A4ABB" w16cid:durableId="21E5C209"/>
  <w16cid:commentId w16cid:paraId="512370F8" w16cid:durableId="21E5C20A"/>
  <w16cid:commentId w16cid:paraId="3D5E9BB3" w16cid:durableId="21E5C20B"/>
  <w16cid:commentId w16cid:paraId="1E1D9BA6" w16cid:durableId="21E5C20C"/>
  <w16cid:commentId w16cid:paraId="59B4EDF3" w16cid:durableId="21E5C20D"/>
  <w16cid:commentId w16cid:paraId="0D19613E" w16cid:durableId="21E5C20E"/>
  <w16cid:commentId w16cid:paraId="3D1F8870" w16cid:durableId="21E5C20F"/>
  <w16cid:commentId w16cid:paraId="1551CECA" w16cid:durableId="21E5C210"/>
  <w16cid:commentId w16cid:paraId="458AB857" w16cid:durableId="21E5C211"/>
  <w16cid:commentId w16cid:paraId="75CEAB7B" w16cid:durableId="21E5C212"/>
  <w16cid:commentId w16cid:paraId="66DD3867" w16cid:durableId="21E5C213"/>
  <w16cid:commentId w16cid:paraId="4900C8BF" w16cid:durableId="21E5C214"/>
  <w16cid:commentId w16cid:paraId="0B681269" w16cid:durableId="21E5C215"/>
  <w16cid:commentId w16cid:paraId="312E86DE" w16cid:durableId="21E5C216"/>
  <w16cid:commentId w16cid:paraId="1F191E0C" w16cid:durableId="21E5C217"/>
  <w16cid:commentId w16cid:paraId="1B8B91FD" w16cid:durableId="21E5C218"/>
  <w16cid:commentId w16cid:paraId="2EAF3A16" w16cid:durableId="21E5C219"/>
  <w16cid:commentId w16cid:paraId="0552F13A" w16cid:durableId="21E5C21A"/>
  <w16cid:commentId w16cid:paraId="1E1498E7" w16cid:durableId="21E5C21B"/>
  <w16cid:commentId w16cid:paraId="619F19AA" w16cid:durableId="21E5C21C"/>
  <w16cid:commentId w16cid:paraId="3D482742" w16cid:durableId="21E5C21D"/>
  <w16cid:commentId w16cid:paraId="40E723FF" w16cid:durableId="21E5C21E"/>
  <w16cid:commentId w16cid:paraId="7B05EA68" w16cid:durableId="21E5C21F"/>
  <w16cid:commentId w16cid:paraId="2CFE98BC" w16cid:durableId="21E5C220"/>
  <w16cid:commentId w16cid:paraId="6D8890E9" w16cid:durableId="21E5C221"/>
  <w16cid:commentId w16cid:paraId="0427821B" w16cid:durableId="21E5C222"/>
  <w16cid:commentId w16cid:paraId="20932DBD" w16cid:durableId="21E5C223"/>
  <w16cid:commentId w16cid:paraId="494E644E" w16cid:durableId="21E5C224"/>
  <w16cid:commentId w16cid:paraId="5F6AEA76" w16cid:durableId="21E5C225"/>
  <w16cid:commentId w16cid:paraId="7F8D8D51" w16cid:durableId="21E5C226"/>
  <w16cid:commentId w16cid:paraId="6B5580DA" w16cid:durableId="21E5C227"/>
  <w16cid:commentId w16cid:paraId="747363F8" w16cid:durableId="21E5C228"/>
  <w16cid:commentId w16cid:paraId="3367E1A3" w16cid:durableId="21E5C229"/>
  <w16cid:commentId w16cid:paraId="148CE166" w16cid:durableId="21E5C22A"/>
  <w16cid:commentId w16cid:paraId="1EF78D62" w16cid:durableId="21E5C22B"/>
  <w16cid:commentId w16cid:paraId="4D7022D0" w16cid:durableId="21E5C22C"/>
  <w16cid:commentId w16cid:paraId="61F46A7D" w16cid:durableId="21E5C22D"/>
  <w16cid:commentId w16cid:paraId="78A630F2" w16cid:durableId="21E5C22E"/>
  <w16cid:commentId w16cid:paraId="32803774" w16cid:durableId="21E5C22F"/>
  <w16cid:commentId w16cid:paraId="192F310B" w16cid:durableId="21E5C230"/>
  <w16cid:commentId w16cid:paraId="22DCD807" w16cid:durableId="21E5C231"/>
  <w16cid:commentId w16cid:paraId="2DA8E667" w16cid:durableId="21E5C232"/>
  <w16cid:commentId w16cid:paraId="1E70C8CA" w16cid:durableId="21E5C233"/>
  <w16cid:commentId w16cid:paraId="79F8318A" w16cid:durableId="21E5C234"/>
  <w16cid:commentId w16cid:paraId="067A5E15" w16cid:durableId="21E5C235"/>
  <w16cid:commentId w16cid:paraId="45D96248" w16cid:durableId="21E5C236"/>
  <w16cid:commentId w16cid:paraId="73BEAF26" w16cid:durableId="21E5C237"/>
  <w16cid:commentId w16cid:paraId="1A57881D" w16cid:durableId="21E5C238"/>
  <w16cid:commentId w16cid:paraId="550D36F0" w16cid:durableId="21E5C239"/>
  <w16cid:commentId w16cid:paraId="24B1BB80" w16cid:durableId="21E5C23A"/>
  <w16cid:commentId w16cid:paraId="2AC814FD" w16cid:durableId="21E5C23B"/>
  <w16cid:commentId w16cid:paraId="49B9E345" w16cid:durableId="21E5C23C"/>
  <w16cid:commentId w16cid:paraId="1AB0B791" w16cid:durableId="21E5C23D"/>
  <w16cid:commentId w16cid:paraId="087EEEB3" w16cid:durableId="21E5C23E"/>
  <w16cid:commentId w16cid:paraId="68FFA151" w16cid:durableId="21E5C23F"/>
  <w16cid:commentId w16cid:paraId="5AAAF247" w16cid:durableId="21E5C240"/>
  <w16cid:commentId w16cid:paraId="1DAB787F" w16cid:durableId="21E5C241"/>
  <w16cid:commentId w16cid:paraId="08980546" w16cid:durableId="21E5C242"/>
  <w16cid:commentId w16cid:paraId="23498FB6" w16cid:durableId="21E5C243"/>
  <w16cid:commentId w16cid:paraId="4B0F0367" w16cid:durableId="21E5C244"/>
  <w16cid:commentId w16cid:paraId="1A02705F" w16cid:durableId="21E5C245"/>
  <w16cid:commentId w16cid:paraId="581FEB4A" w16cid:durableId="21E5C246"/>
  <w16cid:commentId w16cid:paraId="0DD8B587" w16cid:durableId="21E5C247"/>
  <w16cid:commentId w16cid:paraId="7C188879" w16cid:durableId="21E5C248"/>
  <w16cid:commentId w16cid:paraId="457BBB8E" w16cid:durableId="21E5C249"/>
  <w16cid:commentId w16cid:paraId="29A64668" w16cid:durableId="21E5C24A"/>
  <w16cid:commentId w16cid:paraId="3B23C930" w16cid:durableId="21E5C24B"/>
  <w16cid:commentId w16cid:paraId="451820CA" w16cid:durableId="21E5C24C"/>
  <w16cid:commentId w16cid:paraId="39768AC3" w16cid:durableId="21E5C24D"/>
  <w16cid:commentId w16cid:paraId="30F48247" w16cid:durableId="21E5C24E"/>
  <w16cid:commentId w16cid:paraId="7411B61F" w16cid:durableId="21E5C24F"/>
  <w16cid:commentId w16cid:paraId="48A83CFF" w16cid:durableId="21E5C250"/>
  <w16cid:commentId w16cid:paraId="3F80CE46" w16cid:durableId="21E5C251"/>
  <w16cid:commentId w16cid:paraId="12FAEDC8" w16cid:durableId="21E5C252"/>
  <w16cid:commentId w16cid:paraId="3B5452EA" w16cid:durableId="21E5C253"/>
  <w16cid:commentId w16cid:paraId="1CFB6FE7" w16cid:durableId="21E5C254"/>
  <w16cid:commentId w16cid:paraId="27E3EABA" w16cid:durableId="21E5C255"/>
  <w16cid:commentId w16cid:paraId="35B7FC77" w16cid:durableId="21E5C256"/>
  <w16cid:commentId w16cid:paraId="393D80AE" w16cid:durableId="21E5C257"/>
  <w16cid:commentId w16cid:paraId="0A50EBF9" w16cid:durableId="21E5C258"/>
  <w16cid:commentId w16cid:paraId="1B9B2D21" w16cid:durableId="21E5C259"/>
  <w16cid:commentId w16cid:paraId="53E77077" w16cid:durableId="21E5C25A"/>
  <w16cid:commentId w16cid:paraId="5AE5FAD2" w16cid:durableId="21E5C25B"/>
  <w16cid:commentId w16cid:paraId="2831B6D7" w16cid:durableId="21E5C25C"/>
  <w16cid:commentId w16cid:paraId="35122464" w16cid:durableId="21E5C25D"/>
  <w16cid:commentId w16cid:paraId="237707AC" w16cid:durableId="21E5C25E"/>
  <w16cid:commentId w16cid:paraId="140AED64" w16cid:durableId="21E5C25F"/>
  <w16cid:commentId w16cid:paraId="0241DFBC" w16cid:durableId="21E5C260"/>
  <w16cid:commentId w16cid:paraId="33D7E326" w16cid:durableId="21E5C261"/>
  <w16cid:commentId w16cid:paraId="23C4DAD3" w16cid:durableId="21E5C262"/>
  <w16cid:commentId w16cid:paraId="5B06ED28" w16cid:durableId="21E5C263"/>
  <w16cid:commentId w16cid:paraId="30480817" w16cid:durableId="21E5C264"/>
  <w16cid:commentId w16cid:paraId="7BA966C4" w16cid:durableId="21E5C265"/>
  <w16cid:commentId w16cid:paraId="566B1985" w16cid:durableId="21E5C266"/>
  <w16cid:commentId w16cid:paraId="65BEE1E0" w16cid:durableId="21E5C267"/>
  <w16cid:commentId w16cid:paraId="66EC310E" w16cid:durableId="21E5C268"/>
  <w16cid:commentId w16cid:paraId="7FA2830B" w16cid:durableId="21E5C26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43560A" w14:textId="77777777" w:rsidR="00CC5A39" w:rsidRDefault="00CC5A39">
      <w:pPr>
        <w:spacing w:line="240" w:lineRule="auto"/>
      </w:pPr>
      <w:r>
        <w:separator/>
      </w:r>
    </w:p>
  </w:endnote>
  <w:endnote w:type="continuationSeparator" w:id="0">
    <w:p w14:paraId="18EDE565" w14:textId="77777777" w:rsidR="00CC5A39" w:rsidRDefault="00CC5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BFBEC" w14:textId="77777777" w:rsidR="00CC5A39" w:rsidRDefault="00CC5A39">
      <w:pPr>
        <w:spacing w:line="240" w:lineRule="auto"/>
      </w:pPr>
      <w:r>
        <w:separator/>
      </w:r>
    </w:p>
  </w:footnote>
  <w:footnote w:type="continuationSeparator" w:id="0">
    <w:p w14:paraId="1085A4B1" w14:textId="77777777" w:rsidR="00CC5A39" w:rsidRDefault="00CC5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47C01"/>
    <w:multiLevelType w:val="multilevel"/>
    <w:tmpl w:val="0896B3FE"/>
    <w:lvl w:ilvl="0">
      <w:start w:val="2"/>
      <w:numFmt w:val="decimal"/>
      <w:lvlText w:val="%1."/>
      <w:lvlJc w:val="left"/>
      <w:pPr>
        <w:tabs>
          <w:tab w:val="num" w:pos="-360"/>
        </w:tabs>
        <w:ind w:left="360" w:hanging="720"/>
      </w:pPr>
    </w:lvl>
    <w:lvl w:ilvl="1">
      <w:start w:val="3"/>
      <w:numFmt w:val="decimal"/>
      <w:lvlText w:val="%1.%2."/>
      <w:lvlJc w:val="left"/>
      <w:pPr>
        <w:tabs>
          <w:tab w:val="num" w:pos="-360"/>
        </w:tabs>
        <w:ind w:left="720" w:hanging="720"/>
      </w:pPr>
    </w:lvl>
    <w:lvl w:ilvl="2">
      <w:start w:val="3"/>
      <w:numFmt w:val="decimal"/>
      <w:lvlText w:val="%1.%2.%3."/>
      <w:lvlJc w:val="left"/>
      <w:pPr>
        <w:tabs>
          <w:tab w:val="num" w:pos="-360"/>
        </w:tabs>
        <w:ind w:left="1080" w:hanging="720"/>
      </w:pPr>
    </w:lvl>
    <w:lvl w:ilvl="3">
      <w:start w:val="3"/>
      <w:numFmt w:val="decimal"/>
      <w:lvlText w:val="%1.%2.%3.%4."/>
      <w:lvlJc w:val="left"/>
      <w:pPr>
        <w:tabs>
          <w:tab w:val="num" w:pos="-360"/>
        </w:tabs>
        <w:ind w:left="1440" w:hanging="720"/>
      </w:pPr>
    </w:lvl>
    <w:lvl w:ilvl="4">
      <w:start w:val="1"/>
      <w:numFmt w:val="decimal"/>
      <w:lvlText w:val="%1.%2.%3.%4.%5."/>
      <w:lvlJc w:val="left"/>
      <w:pPr>
        <w:tabs>
          <w:tab w:val="num" w:pos="-360"/>
        </w:tabs>
        <w:ind w:left="2160" w:hanging="1080"/>
      </w:pPr>
    </w:lvl>
    <w:lvl w:ilvl="5">
      <w:start w:val="1"/>
      <w:numFmt w:val="decimal"/>
      <w:lvlText w:val="%1.%2.%3.%4.%5.%6."/>
      <w:lvlJc w:val="left"/>
      <w:pPr>
        <w:tabs>
          <w:tab w:val="num" w:pos="-360"/>
        </w:tabs>
        <w:ind w:left="2520" w:hanging="1080"/>
      </w:pPr>
    </w:lvl>
    <w:lvl w:ilvl="6">
      <w:start w:val="1"/>
      <w:numFmt w:val="decimal"/>
      <w:lvlText w:val="%1.%2.%3.%4.%5.%6.%7."/>
      <w:lvlJc w:val="left"/>
      <w:pPr>
        <w:tabs>
          <w:tab w:val="num" w:pos="-360"/>
        </w:tabs>
        <w:ind w:left="3240" w:hanging="1440"/>
      </w:pPr>
    </w:lvl>
    <w:lvl w:ilvl="7">
      <w:start w:val="1"/>
      <w:numFmt w:val="decimal"/>
      <w:lvlText w:val="%1.%2.%3.%4.%5.%6.%7.%8."/>
      <w:lvlJc w:val="left"/>
      <w:pPr>
        <w:tabs>
          <w:tab w:val="num" w:pos="-360"/>
        </w:tabs>
        <w:ind w:left="3600" w:hanging="1440"/>
      </w:pPr>
    </w:lvl>
    <w:lvl w:ilvl="8">
      <w:start w:val="1"/>
      <w:numFmt w:val="decimal"/>
      <w:lvlText w:val="%1.%2.%3.%4.%5.%6.%7.%8.%9."/>
      <w:lvlJc w:val="left"/>
      <w:pPr>
        <w:tabs>
          <w:tab w:val="num" w:pos="-360"/>
        </w:tabs>
        <w:ind w:left="4320" w:hanging="1800"/>
      </w:pPr>
    </w:lvl>
  </w:abstractNum>
  <w:abstractNum w:abstractNumId="1" w15:restartNumberingAfterBreak="0">
    <w:nsid w:val="26AF3CA5"/>
    <w:multiLevelType w:val="multilevel"/>
    <w:tmpl w:val="A8765C6A"/>
    <w:lvl w:ilvl="0">
      <w:start w:val="1"/>
      <w:numFmt w:val="decimal"/>
      <w:lvlText w:val="%1."/>
      <w:lvlJc w:val="right"/>
      <w:pPr>
        <w:ind w:left="720" w:hanging="360"/>
      </w:pPr>
      <w:rPr>
        <w:sz w:val="24"/>
        <w:u w:val="none"/>
      </w:rPr>
    </w:lvl>
    <w:lvl w:ilvl="1">
      <w:start w:val="1"/>
      <w:numFmt w:val="decimal"/>
      <w:lvlText w:val="%1.%2."/>
      <w:lvlJc w:val="right"/>
      <w:pPr>
        <w:ind w:left="1440" w:hanging="360"/>
      </w:pPr>
      <w:rPr>
        <w:sz w:val="24"/>
        <w:u w:val="none"/>
      </w:rPr>
    </w:lvl>
    <w:lvl w:ilvl="2">
      <w:start w:val="1"/>
      <w:numFmt w:val="decimal"/>
      <w:lvlText w:val="%1.%2.%3."/>
      <w:lvlJc w:val="right"/>
      <w:pPr>
        <w:ind w:left="2160" w:hanging="360"/>
      </w:pPr>
      <w:rPr>
        <w:b/>
        <w:sz w:val="24"/>
        <w:u w:val="none"/>
      </w:rPr>
    </w:lvl>
    <w:lvl w:ilvl="3">
      <w:start w:val="1"/>
      <w:numFmt w:val="decimal"/>
      <w:lvlText w:val="%1.%2.%3.%4."/>
      <w:lvlJc w:val="right"/>
      <w:pPr>
        <w:ind w:left="2880" w:hanging="360"/>
      </w:pPr>
      <w:rPr>
        <w:b/>
        <w:sz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8C711BD"/>
    <w:multiLevelType w:val="hybridMultilevel"/>
    <w:tmpl w:val="71147C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E4007C3"/>
    <w:multiLevelType w:val="multilevel"/>
    <w:tmpl w:val="CDC6A4D0"/>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409A224B"/>
    <w:multiLevelType w:val="hybridMultilevel"/>
    <w:tmpl w:val="BCB4DA4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A15C20"/>
    <w:multiLevelType w:val="multilevel"/>
    <w:tmpl w:val="E8E09C68"/>
    <w:lvl w:ilvl="0">
      <w:start w:val="1"/>
      <w:numFmt w:val="decimal"/>
      <w:lvlText w:val="%1."/>
      <w:lvlJc w:val="left"/>
      <w:pPr>
        <w:tabs>
          <w:tab w:val="num" w:pos="1440"/>
        </w:tabs>
        <w:ind w:left="1440" w:hanging="360"/>
      </w:pPr>
      <w:rPr>
        <w:b w:val="0"/>
        <w:bCs w:val="0"/>
        <w:sz w:val="24"/>
        <w:szCs w:val="30"/>
      </w:rPr>
    </w:lvl>
    <w:lvl w:ilvl="1">
      <w:start w:val="1"/>
      <w:numFmt w:val="bullet"/>
      <w:lvlText w:val="◦"/>
      <w:lvlJc w:val="left"/>
      <w:pPr>
        <w:tabs>
          <w:tab w:val="num" w:pos="1800"/>
        </w:tabs>
        <w:ind w:left="1800" w:hanging="360"/>
      </w:pPr>
      <w:rPr>
        <w:rFonts w:ascii="OpenSymbol" w:hAnsi="OpenSymbol" w:cs="OpenSymbol" w:hint="default"/>
        <w:b w:val="0"/>
        <w:bCs w:val="0"/>
        <w:sz w:val="30"/>
        <w:szCs w:val="30"/>
      </w:rPr>
    </w:lvl>
    <w:lvl w:ilvl="2">
      <w:start w:val="1"/>
      <w:numFmt w:val="bullet"/>
      <w:lvlText w:val="▪"/>
      <w:lvlJc w:val="left"/>
      <w:pPr>
        <w:tabs>
          <w:tab w:val="num" w:pos="2160"/>
        </w:tabs>
        <w:ind w:left="2160" w:hanging="360"/>
      </w:pPr>
      <w:rPr>
        <w:rFonts w:ascii="OpenSymbol" w:hAnsi="OpenSymbol" w:cs="OpenSymbol" w:hint="default"/>
        <w:b w:val="0"/>
        <w:bCs w:val="0"/>
        <w:sz w:val="30"/>
        <w:szCs w:val="30"/>
      </w:rPr>
    </w:lvl>
    <w:lvl w:ilvl="3">
      <w:start w:val="1"/>
      <w:numFmt w:val="bullet"/>
      <w:lvlText w:val=""/>
      <w:lvlJc w:val="left"/>
      <w:pPr>
        <w:tabs>
          <w:tab w:val="num" w:pos="2520"/>
        </w:tabs>
        <w:ind w:left="2520" w:hanging="360"/>
      </w:pPr>
      <w:rPr>
        <w:rFonts w:ascii="Symbol" w:hAnsi="Symbol" w:cs="OpenSymbol" w:hint="default"/>
        <w:b w:val="0"/>
        <w:bCs w:val="0"/>
        <w:sz w:val="30"/>
        <w:szCs w:val="30"/>
      </w:rPr>
    </w:lvl>
    <w:lvl w:ilvl="4">
      <w:start w:val="1"/>
      <w:numFmt w:val="bullet"/>
      <w:lvlText w:val="◦"/>
      <w:lvlJc w:val="left"/>
      <w:pPr>
        <w:tabs>
          <w:tab w:val="num" w:pos="2880"/>
        </w:tabs>
        <w:ind w:left="2880" w:hanging="360"/>
      </w:pPr>
      <w:rPr>
        <w:rFonts w:ascii="OpenSymbol" w:hAnsi="OpenSymbol" w:cs="OpenSymbol" w:hint="default"/>
        <w:b w:val="0"/>
        <w:bCs w:val="0"/>
        <w:sz w:val="30"/>
        <w:szCs w:val="30"/>
      </w:rPr>
    </w:lvl>
    <w:lvl w:ilvl="5">
      <w:start w:val="1"/>
      <w:numFmt w:val="bullet"/>
      <w:lvlText w:val="▪"/>
      <w:lvlJc w:val="left"/>
      <w:pPr>
        <w:tabs>
          <w:tab w:val="num" w:pos="3240"/>
        </w:tabs>
        <w:ind w:left="3240" w:hanging="360"/>
      </w:pPr>
      <w:rPr>
        <w:rFonts w:ascii="OpenSymbol" w:hAnsi="OpenSymbol" w:cs="OpenSymbol" w:hint="default"/>
        <w:b w:val="0"/>
        <w:bCs w:val="0"/>
        <w:sz w:val="30"/>
        <w:szCs w:val="30"/>
      </w:rPr>
    </w:lvl>
    <w:lvl w:ilvl="6">
      <w:start w:val="1"/>
      <w:numFmt w:val="bullet"/>
      <w:lvlText w:val=""/>
      <w:lvlJc w:val="left"/>
      <w:pPr>
        <w:tabs>
          <w:tab w:val="num" w:pos="3600"/>
        </w:tabs>
        <w:ind w:left="3600" w:hanging="360"/>
      </w:pPr>
      <w:rPr>
        <w:rFonts w:ascii="Symbol" w:hAnsi="Symbol" w:cs="OpenSymbol" w:hint="default"/>
        <w:b w:val="0"/>
        <w:bCs w:val="0"/>
        <w:sz w:val="30"/>
        <w:szCs w:val="30"/>
      </w:rPr>
    </w:lvl>
    <w:lvl w:ilvl="7">
      <w:start w:val="1"/>
      <w:numFmt w:val="bullet"/>
      <w:lvlText w:val="◦"/>
      <w:lvlJc w:val="left"/>
      <w:pPr>
        <w:tabs>
          <w:tab w:val="num" w:pos="3960"/>
        </w:tabs>
        <w:ind w:left="3960" w:hanging="360"/>
      </w:pPr>
      <w:rPr>
        <w:rFonts w:ascii="OpenSymbol" w:hAnsi="OpenSymbol" w:cs="OpenSymbol" w:hint="default"/>
        <w:b w:val="0"/>
        <w:bCs w:val="0"/>
        <w:sz w:val="30"/>
        <w:szCs w:val="30"/>
      </w:rPr>
    </w:lvl>
    <w:lvl w:ilvl="8">
      <w:start w:val="1"/>
      <w:numFmt w:val="bullet"/>
      <w:lvlText w:val="▪"/>
      <w:lvlJc w:val="left"/>
      <w:pPr>
        <w:tabs>
          <w:tab w:val="num" w:pos="4320"/>
        </w:tabs>
        <w:ind w:left="4320" w:hanging="360"/>
      </w:pPr>
      <w:rPr>
        <w:rFonts w:ascii="OpenSymbol" w:hAnsi="OpenSymbol" w:cs="OpenSymbol" w:hint="default"/>
        <w:b w:val="0"/>
        <w:bCs w:val="0"/>
        <w:sz w:val="30"/>
        <w:szCs w:val="30"/>
      </w:rPr>
    </w:lvl>
  </w:abstractNum>
  <w:abstractNum w:abstractNumId="6" w15:restartNumberingAfterBreak="0">
    <w:nsid w:val="44B478BB"/>
    <w:multiLevelType w:val="multilevel"/>
    <w:tmpl w:val="E61C5F74"/>
    <w:lvl w:ilvl="0">
      <w:start w:val="1"/>
      <w:numFmt w:val="bullet"/>
      <w:lvlText w:val=""/>
      <w:lvlJc w:val="left"/>
      <w:pPr>
        <w:ind w:left="765" w:hanging="360"/>
      </w:pPr>
      <w:rPr>
        <w:rFonts w:ascii="Wingdings" w:hAnsi="Wingdings" w:cs="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7" w15:restartNumberingAfterBreak="0">
    <w:nsid w:val="4C9B11A1"/>
    <w:multiLevelType w:val="multilevel"/>
    <w:tmpl w:val="FB3860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D1A263E"/>
    <w:multiLevelType w:val="hybridMultilevel"/>
    <w:tmpl w:val="8B7EDB7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37F0039"/>
    <w:multiLevelType w:val="hybridMultilevel"/>
    <w:tmpl w:val="7D967CC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7B7523F"/>
    <w:multiLevelType w:val="hybridMultilevel"/>
    <w:tmpl w:val="F98E45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F0937BC"/>
    <w:multiLevelType w:val="multilevel"/>
    <w:tmpl w:val="EE02555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62EA0260"/>
    <w:multiLevelType w:val="multilevel"/>
    <w:tmpl w:val="A2E2310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6F7241AE"/>
    <w:multiLevelType w:val="hybridMultilevel"/>
    <w:tmpl w:val="EB0A80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8DA26E3"/>
    <w:multiLevelType w:val="multilevel"/>
    <w:tmpl w:val="04628F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12"/>
  </w:num>
  <w:num w:numId="3">
    <w:abstractNumId w:val="5"/>
  </w:num>
  <w:num w:numId="4">
    <w:abstractNumId w:val="11"/>
  </w:num>
  <w:num w:numId="5">
    <w:abstractNumId w:val="6"/>
  </w:num>
  <w:num w:numId="6">
    <w:abstractNumId w:val="3"/>
  </w:num>
  <w:num w:numId="7">
    <w:abstractNumId w:val="0"/>
  </w:num>
  <w:num w:numId="8">
    <w:abstractNumId w:val="7"/>
  </w:num>
  <w:num w:numId="9">
    <w:abstractNumId w:val="14"/>
  </w:num>
  <w:num w:numId="10">
    <w:abstractNumId w:val="13"/>
  </w:num>
  <w:num w:numId="11">
    <w:abstractNumId w:val="10"/>
  </w:num>
  <w:num w:numId="12">
    <w:abstractNumId w:val="9"/>
  </w:num>
  <w:num w:numId="13">
    <w:abstractNumId w:val="4"/>
  </w:num>
  <w:num w:numId="14">
    <w:abstractNumId w:val="8"/>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ais de Souza Simões">
    <w15:presenceInfo w15:providerId="AD" w15:userId="S-1-5-21-1318184030-2150766097-3171933678-6258"/>
  </w15:person>
  <w15:person w15:author="Geiza Maria Hamazaki da Silva">
    <w15:presenceInfo w15:providerId="None" w15:userId="Geiza Maria Hamazaki da Silva"/>
  </w15:person>
  <w15:person w15:author="Thaíla Gomes">
    <w15:presenceInfo w15:providerId="Windows Live" w15:userId="110560ec4148e99a"/>
  </w15:person>
  <w15:person w15:author="Thais Simões">
    <w15:presenceInfo w15:providerId="Windows Live" w15:userId="59698e52b34d4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activeWritingStyle w:appName="MSWord" w:lang="en-US" w:vendorID="64" w:dllVersion="131078" w:nlCheck="1" w:checkStyle="1"/>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B"/>
    <w:rsid w:val="00023F24"/>
    <w:rsid w:val="0007689C"/>
    <w:rsid w:val="00076DF9"/>
    <w:rsid w:val="00081267"/>
    <w:rsid w:val="00082464"/>
    <w:rsid w:val="000A06DF"/>
    <w:rsid w:val="000A6EFD"/>
    <w:rsid w:val="000B4461"/>
    <w:rsid w:val="000C25B4"/>
    <w:rsid w:val="000F0E5B"/>
    <w:rsid w:val="000F3F4B"/>
    <w:rsid w:val="000F6909"/>
    <w:rsid w:val="001020D2"/>
    <w:rsid w:val="0011462B"/>
    <w:rsid w:val="00126F3B"/>
    <w:rsid w:val="00150C9E"/>
    <w:rsid w:val="001733C9"/>
    <w:rsid w:val="00196F49"/>
    <w:rsid w:val="001B251A"/>
    <w:rsid w:val="001C64FA"/>
    <w:rsid w:val="0020689B"/>
    <w:rsid w:val="002219E6"/>
    <w:rsid w:val="00251951"/>
    <w:rsid w:val="00251A64"/>
    <w:rsid w:val="0026138D"/>
    <w:rsid w:val="002C6E07"/>
    <w:rsid w:val="002D015F"/>
    <w:rsid w:val="002D3EA3"/>
    <w:rsid w:val="002E2980"/>
    <w:rsid w:val="002E4BEE"/>
    <w:rsid w:val="002E4C23"/>
    <w:rsid w:val="00314C91"/>
    <w:rsid w:val="003478FA"/>
    <w:rsid w:val="0037266D"/>
    <w:rsid w:val="00377191"/>
    <w:rsid w:val="00383FFF"/>
    <w:rsid w:val="00385BFB"/>
    <w:rsid w:val="0038758B"/>
    <w:rsid w:val="003B5B0F"/>
    <w:rsid w:val="003C5676"/>
    <w:rsid w:val="003D518F"/>
    <w:rsid w:val="003E1B05"/>
    <w:rsid w:val="0041413B"/>
    <w:rsid w:val="004602B7"/>
    <w:rsid w:val="00465DFA"/>
    <w:rsid w:val="004A0BAA"/>
    <w:rsid w:val="004B39E4"/>
    <w:rsid w:val="004B6FF9"/>
    <w:rsid w:val="004C6023"/>
    <w:rsid w:val="004F23D7"/>
    <w:rsid w:val="00505871"/>
    <w:rsid w:val="0050594A"/>
    <w:rsid w:val="0051242A"/>
    <w:rsid w:val="00523EF4"/>
    <w:rsid w:val="005302E9"/>
    <w:rsid w:val="0053247F"/>
    <w:rsid w:val="00541A2E"/>
    <w:rsid w:val="005876FA"/>
    <w:rsid w:val="005973F9"/>
    <w:rsid w:val="005D6F1A"/>
    <w:rsid w:val="005F2687"/>
    <w:rsid w:val="00611B74"/>
    <w:rsid w:val="00631266"/>
    <w:rsid w:val="00646B99"/>
    <w:rsid w:val="00651B4B"/>
    <w:rsid w:val="00652D29"/>
    <w:rsid w:val="00663617"/>
    <w:rsid w:val="00697C3F"/>
    <w:rsid w:val="006B75DD"/>
    <w:rsid w:val="006B7794"/>
    <w:rsid w:val="006C0B2A"/>
    <w:rsid w:val="006F64A7"/>
    <w:rsid w:val="0071035C"/>
    <w:rsid w:val="007302D2"/>
    <w:rsid w:val="00740317"/>
    <w:rsid w:val="007440B6"/>
    <w:rsid w:val="00752BB0"/>
    <w:rsid w:val="007A2128"/>
    <w:rsid w:val="007C10B9"/>
    <w:rsid w:val="007F18B5"/>
    <w:rsid w:val="007F672F"/>
    <w:rsid w:val="007F7BBA"/>
    <w:rsid w:val="008453F1"/>
    <w:rsid w:val="00850AC2"/>
    <w:rsid w:val="00854E85"/>
    <w:rsid w:val="008859F6"/>
    <w:rsid w:val="0089140C"/>
    <w:rsid w:val="008A1290"/>
    <w:rsid w:val="008B4F74"/>
    <w:rsid w:val="008C76BF"/>
    <w:rsid w:val="008F637D"/>
    <w:rsid w:val="00900369"/>
    <w:rsid w:val="00905AFD"/>
    <w:rsid w:val="00907BF3"/>
    <w:rsid w:val="00907FA9"/>
    <w:rsid w:val="009177DE"/>
    <w:rsid w:val="00924DCB"/>
    <w:rsid w:val="00930BB3"/>
    <w:rsid w:val="00947A99"/>
    <w:rsid w:val="00956CE4"/>
    <w:rsid w:val="0097164A"/>
    <w:rsid w:val="009830B6"/>
    <w:rsid w:val="00997E06"/>
    <w:rsid w:val="009C2705"/>
    <w:rsid w:val="009E246F"/>
    <w:rsid w:val="009F73CF"/>
    <w:rsid w:val="00A0291D"/>
    <w:rsid w:val="00A11B86"/>
    <w:rsid w:val="00A2060C"/>
    <w:rsid w:val="00A60937"/>
    <w:rsid w:val="00A6114C"/>
    <w:rsid w:val="00A75AB4"/>
    <w:rsid w:val="00A918A7"/>
    <w:rsid w:val="00AA7DB5"/>
    <w:rsid w:val="00AC2FCE"/>
    <w:rsid w:val="00AD0D4D"/>
    <w:rsid w:val="00AE7BBE"/>
    <w:rsid w:val="00AE7F6C"/>
    <w:rsid w:val="00AF168C"/>
    <w:rsid w:val="00B00D02"/>
    <w:rsid w:val="00B00E72"/>
    <w:rsid w:val="00B15EDF"/>
    <w:rsid w:val="00B2063D"/>
    <w:rsid w:val="00B427A4"/>
    <w:rsid w:val="00B65054"/>
    <w:rsid w:val="00B67800"/>
    <w:rsid w:val="00B7285F"/>
    <w:rsid w:val="00B956A2"/>
    <w:rsid w:val="00BA26EF"/>
    <w:rsid w:val="00BA6E7A"/>
    <w:rsid w:val="00BB0F3A"/>
    <w:rsid w:val="00BB247C"/>
    <w:rsid w:val="00BD543A"/>
    <w:rsid w:val="00BF111A"/>
    <w:rsid w:val="00BF2B96"/>
    <w:rsid w:val="00C03DA8"/>
    <w:rsid w:val="00C06C75"/>
    <w:rsid w:val="00C06DE3"/>
    <w:rsid w:val="00C21C8C"/>
    <w:rsid w:val="00C22EAE"/>
    <w:rsid w:val="00C24C7C"/>
    <w:rsid w:val="00C647D1"/>
    <w:rsid w:val="00C962A8"/>
    <w:rsid w:val="00CB4462"/>
    <w:rsid w:val="00CC295F"/>
    <w:rsid w:val="00CC5A39"/>
    <w:rsid w:val="00CD2730"/>
    <w:rsid w:val="00CE5E17"/>
    <w:rsid w:val="00CF7B48"/>
    <w:rsid w:val="00D2084E"/>
    <w:rsid w:val="00D22BC4"/>
    <w:rsid w:val="00D22E74"/>
    <w:rsid w:val="00D23477"/>
    <w:rsid w:val="00D2618A"/>
    <w:rsid w:val="00D76E78"/>
    <w:rsid w:val="00D8337E"/>
    <w:rsid w:val="00DB2CBC"/>
    <w:rsid w:val="00DB69FB"/>
    <w:rsid w:val="00E03068"/>
    <w:rsid w:val="00E139C5"/>
    <w:rsid w:val="00E207FE"/>
    <w:rsid w:val="00E41595"/>
    <w:rsid w:val="00E7728F"/>
    <w:rsid w:val="00E80A96"/>
    <w:rsid w:val="00E838B6"/>
    <w:rsid w:val="00EB0C07"/>
    <w:rsid w:val="00EB7878"/>
    <w:rsid w:val="00ED04A4"/>
    <w:rsid w:val="00ED3553"/>
    <w:rsid w:val="00EF0DF3"/>
    <w:rsid w:val="00EF44F3"/>
    <w:rsid w:val="00EF4BDA"/>
    <w:rsid w:val="00F206BA"/>
    <w:rsid w:val="00F36430"/>
    <w:rsid w:val="00F539C7"/>
    <w:rsid w:val="00F713E5"/>
    <w:rsid w:val="00F761D7"/>
    <w:rsid w:val="00F90F5D"/>
    <w:rsid w:val="00FC6A1E"/>
    <w:rsid w:val="00FD51D8"/>
    <w:rsid w:val="00FE2373"/>
    <w:rsid w:val="00FF3D5D"/>
    <w:rsid w:val="00FF60C2"/>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B22B"/>
  <w15:docId w15:val="{8A78641C-33EE-4DE8-8B59-2F6F524B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A"/>
        <w:sz w:val="22"/>
        <w:szCs w:val="22"/>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contextualSpacing/>
      <w:jc w:val="both"/>
    </w:p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extodebaloChar">
    <w:name w:val="Texto de balão Char"/>
    <w:basedOn w:val="Fontepargpadro"/>
    <w:link w:val="Textodebalo"/>
    <w:uiPriority w:val="99"/>
    <w:semiHidden/>
    <w:qFormat/>
    <w:rsid w:val="00E970B0"/>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E970B0"/>
    <w:rPr>
      <w:b/>
      <w:bCs/>
      <w:sz w:val="20"/>
      <w:szCs w:val="20"/>
    </w:rPr>
  </w:style>
  <w:style w:type="character" w:customStyle="1" w:styleId="Pr-formataoHTMLChar">
    <w:name w:val="Pré-formatação HTML Char"/>
    <w:basedOn w:val="Fontepargpadro"/>
    <w:link w:val="Pr-formataoHTML"/>
    <w:uiPriority w:val="99"/>
    <w:semiHidden/>
    <w:qFormat/>
    <w:rsid w:val="00A866C7"/>
    <w:rPr>
      <w:rFonts w:ascii="Courier New" w:hAnsi="Courier New" w:cs="Courier New"/>
      <w:color w:val="auto"/>
      <w:sz w:val="20"/>
      <w:szCs w:val="20"/>
    </w:rPr>
  </w:style>
  <w:style w:type="character" w:customStyle="1" w:styleId="pl-k">
    <w:name w:val="pl-k"/>
    <w:basedOn w:val="Fontepargpadro"/>
    <w:qFormat/>
    <w:rsid w:val="00A866C7"/>
  </w:style>
  <w:style w:type="character" w:customStyle="1" w:styleId="pl-s">
    <w:name w:val="pl-s"/>
    <w:basedOn w:val="Fontepargpadro"/>
    <w:qFormat/>
    <w:rsid w:val="00A866C7"/>
  </w:style>
  <w:style w:type="character" w:customStyle="1" w:styleId="pl-pds">
    <w:name w:val="pl-pds"/>
    <w:basedOn w:val="Fontepargpadro"/>
    <w:qFormat/>
    <w:rsid w:val="00A866C7"/>
  </w:style>
  <w:style w:type="character" w:customStyle="1" w:styleId="pl-c1">
    <w:name w:val="pl-c1"/>
    <w:basedOn w:val="Fontepargpadro"/>
    <w:qFormat/>
    <w:rsid w:val="00A866C7"/>
  </w:style>
  <w:style w:type="character" w:customStyle="1" w:styleId="LinkdaInternet">
    <w:name w:val="Link da Internet"/>
    <w:basedOn w:val="Fontepargpadro"/>
    <w:uiPriority w:val="99"/>
    <w:semiHidden/>
    <w:unhideWhenUsed/>
    <w:rsid w:val="002C3DA8"/>
    <w:rPr>
      <w:color w:val="0000FF"/>
      <w:u w:val="single"/>
    </w:rPr>
  </w:style>
  <w:style w:type="character" w:customStyle="1" w:styleId="selectable">
    <w:name w:val="selectable"/>
    <w:basedOn w:val="Fontepargpadro"/>
    <w:qFormat/>
    <w:rsid w:val="005D1D95"/>
  </w:style>
  <w:style w:type="character" w:styleId="TextodoEspaoReservado">
    <w:name w:val="Placeholder Text"/>
    <w:basedOn w:val="Fontepargpadro"/>
    <w:uiPriority w:val="99"/>
    <w:semiHidden/>
    <w:qFormat/>
    <w:rsid w:val="002853F5"/>
    <w:rPr>
      <w:color w:val="808080"/>
    </w:rPr>
  </w:style>
  <w:style w:type="character" w:styleId="CdigoHTML">
    <w:name w:val="HTML Code"/>
    <w:basedOn w:val="Fontepargpadro"/>
    <w:uiPriority w:val="99"/>
    <w:semiHidden/>
    <w:unhideWhenUsed/>
    <w:qFormat/>
    <w:rsid w:val="006C60B7"/>
    <w:rPr>
      <w:rFonts w:ascii="Courier New" w:eastAsia="Times New Roman" w:hAnsi="Courier New" w:cs="Courier New"/>
      <w:sz w:val="20"/>
      <w:szCs w:val="20"/>
    </w:rPr>
  </w:style>
  <w:style w:type="character" w:customStyle="1" w:styleId="hljs-string">
    <w:name w:val="hljs-string"/>
    <w:basedOn w:val="Fontepargpadro"/>
    <w:qFormat/>
    <w:rsid w:val="006C60B7"/>
  </w:style>
  <w:style w:type="character" w:customStyle="1" w:styleId="hljs-number">
    <w:name w:val="hljs-number"/>
    <w:basedOn w:val="Fontepargpadro"/>
    <w:qFormat/>
    <w:rsid w:val="006C60B7"/>
  </w:style>
  <w:style w:type="character" w:styleId="nfase">
    <w:name w:val="Emphasis"/>
    <w:basedOn w:val="Fontepargpadro"/>
    <w:uiPriority w:val="20"/>
    <w:qFormat/>
    <w:rsid w:val="006C60B7"/>
    <w:rPr>
      <w:i/>
      <w:iCs/>
    </w:rPr>
  </w:style>
  <w:style w:type="character" w:customStyle="1" w:styleId="CabealhoChar">
    <w:name w:val="Cabeçalho Char"/>
    <w:basedOn w:val="Fontepargpadro"/>
    <w:link w:val="Cabealho"/>
    <w:uiPriority w:val="99"/>
    <w:qFormat/>
    <w:rsid w:val="002117C9"/>
  </w:style>
  <w:style w:type="character" w:customStyle="1" w:styleId="RodapChar">
    <w:name w:val="Rodapé Char"/>
    <w:basedOn w:val="Fontepargpadro"/>
    <w:link w:val="Rodap"/>
    <w:uiPriority w:val="99"/>
    <w:qFormat/>
    <w:rsid w:val="002117C9"/>
  </w:style>
  <w:style w:type="character" w:customStyle="1" w:styleId="pl-v">
    <w:name w:val="pl-v"/>
    <w:basedOn w:val="Fontepargpadro"/>
    <w:qFormat/>
    <w:rsid w:val="006C3ACB"/>
  </w:style>
  <w:style w:type="character" w:customStyle="1" w:styleId="ListLabel1">
    <w:name w:val="ListLabel 1"/>
    <w:qFormat/>
    <w:rPr>
      <w:sz w:val="24"/>
      <w:u w:val="none"/>
    </w:rPr>
  </w:style>
  <w:style w:type="character" w:customStyle="1" w:styleId="ListLabel2">
    <w:name w:val="ListLabel 2"/>
    <w:qFormat/>
    <w:rPr>
      <w:sz w:val="24"/>
      <w:u w:val="none"/>
    </w:rPr>
  </w:style>
  <w:style w:type="character" w:customStyle="1" w:styleId="ListLabel3">
    <w:name w:val="ListLabel 3"/>
    <w:qFormat/>
    <w:rPr>
      <w:b/>
      <w:sz w:val="24"/>
      <w:u w:val="none"/>
    </w:rPr>
  </w:style>
  <w:style w:type="character" w:customStyle="1" w:styleId="ListLabel4">
    <w:name w:val="ListLabel 4"/>
    <w:qFormat/>
    <w:rPr>
      <w:b/>
      <w:sz w:val="24"/>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b w:val="0"/>
      <w:bCs w:val="0"/>
      <w:sz w:val="24"/>
      <w:szCs w:val="30"/>
    </w:rPr>
  </w:style>
  <w:style w:type="character" w:customStyle="1" w:styleId="ListLabel23">
    <w:name w:val="ListLabel 23"/>
    <w:qFormat/>
    <w:rPr>
      <w:rFonts w:cs="OpenSymbol"/>
      <w:b w:val="0"/>
      <w:bCs w:val="0"/>
      <w:sz w:val="30"/>
      <w:szCs w:val="30"/>
    </w:rPr>
  </w:style>
  <w:style w:type="character" w:customStyle="1" w:styleId="ListLabel24">
    <w:name w:val="ListLabel 24"/>
    <w:qFormat/>
    <w:rPr>
      <w:rFonts w:cs="OpenSymbol"/>
      <w:b w:val="0"/>
      <w:bCs w:val="0"/>
      <w:sz w:val="30"/>
      <w:szCs w:val="30"/>
    </w:rPr>
  </w:style>
  <w:style w:type="character" w:customStyle="1" w:styleId="ListLabel25">
    <w:name w:val="ListLabel 25"/>
    <w:qFormat/>
    <w:rPr>
      <w:rFonts w:cs="OpenSymbol"/>
      <w:b w:val="0"/>
      <w:bCs w:val="0"/>
      <w:sz w:val="30"/>
      <w:szCs w:val="30"/>
    </w:rPr>
  </w:style>
  <w:style w:type="character" w:customStyle="1" w:styleId="ListLabel26">
    <w:name w:val="ListLabel 26"/>
    <w:qFormat/>
    <w:rPr>
      <w:rFonts w:cs="OpenSymbol"/>
      <w:b w:val="0"/>
      <w:bCs w:val="0"/>
      <w:sz w:val="30"/>
      <w:szCs w:val="30"/>
    </w:rPr>
  </w:style>
  <w:style w:type="character" w:customStyle="1" w:styleId="ListLabel27">
    <w:name w:val="ListLabel 27"/>
    <w:qFormat/>
    <w:rPr>
      <w:rFonts w:cs="OpenSymbol"/>
      <w:b w:val="0"/>
      <w:bCs w:val="0"/>
      <w:sz w:val="30"/>
      <w:szCs w:val="30"/>
    </w:rPr>
  </w:style>
  <w:style w:type="character" w:customStyle="1" w:styleId="ListLabel28">
    <w:name w:val="ListLabel 28"/>
    <w:qFormat/>
    <w:rPr>
      <w:rFonts w:cs="OpenSymbol"/>
      <w:b w:val="0"/>
      <w:bCs w:val="0"/>
      <w:sz w:val="30"/>
      <w:szCs w:val="30"/>
    </w:rPr>
  </w:style>
  <w:style w:type="character" w:customStyle="1" w:styleId="ListLabel29">
    <w:name w:val="ListLabel 29"/>
    <w:qFormat/>
    <w:rPr>
      <w:rFonts w:cs="OpenSymbol"/>
      <w:b w:val="0"/>
      <w:bCs w:val="0"/>
      <w:sz w:val="30"/>
      <w:szCs w:val="30"/>
    </w:rPr>
  </w:style>
  <w:style w:type="character" w:customStyle="1" w:styleId="ListLabel30">
    <w:name w:val="ListLabel 30"/>
    <w:qFormat/>
    <w:rPr>
      <w:rFonts w:cs="OpenSymbol"/>
      <w:b w:val="0"/>
      <w:bCs w:val="0"/>
      <w:sz w:val="30"/>
      <w:szCs w:val="3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style>
  <w:style w:type="character" w:customStyle="1" w:styleId="ListLabel59">
    <w:name w:val="ListLabel 59"/>
    <w:qFormat/>
    <w:rPr>
      <w:lang w:val="en-US"/>
    </w:rPr>
  </w:style>
  <w:style w:type="character" w:customStyle="1" w:styleId="ListLabel60">
    <w:name w:val="ListLabel 60"/>
    <w:qFormat/>
    <w:rPr>
      <w:rFonts w:ascii="Arial" w:hAnsi="Arial" w:cs="Arial"/>
      <w:color w:val="0B0080"/>
      <w:sz w:val="21"/>
      <w:szCs w:val="21"/>
      <w:highlight w:val="white"/>
    </w:rPr>
  </w:style>
  <w:style w:type="character" w:customStyle="1" w:styleId="ListLabel61">
    <w:name w:val="ListLabel 61"/>
    <w:qFormat/>
    <w:rPr>
      <w:color w:val="auto"/>
      <w:sz w:val="24"/>
      <w:szCs w:val="24"/>
      <w:shd w:val="clear" w:color="auto" w:fill="FFFFFF"/>
      <w:lang w:val="en-US"/>
    </w:rPr>
  </w:style>
  <w:style w:type="character" w:customStyle="1" w:styleId="Smbolosdenumerao">
    <w:name w:val="Símbolos de numeração"/>
    <w:qFormat/>
  </w:style>
  <w:style w:type="paragraph" w:styleId="Ttulo">
    <w:name w:val="Title"/>
    <w:basedOn w:val="Normal"/>
    <w:next w:val="Corpodetexto"/>
    <w:qFormat/>
    <w:pPr>
      <w:keepNext/>
      <w:keepLines/>
      <w:spacing w:after="60"/>
    </w:pPr>
    <w:rPr>
      <w:sz w:val="52"/>
      <w:szCs w:val="5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keepLines/>
      <w:spacing w:after="320"/>
    </w:pPr>
    <w:rPr>
      <w:rFonts w:ascii="Arial" w:eastAsia="Arial" w:hAnsi="Arial" w:cs="Arial"/>
      <w:color w:val="666666"/>
      <w:sz w:val="30"/>
      <w:szCs w:val="30"/>
    </w:r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Textodebalo">
    <w:name w:val="Balloon Text"/>
    <w:basedOn w:val="Normal"/>
    <w:link w:val="TextodebaloChar"/>
    <w:uiPriority w:val="99"/>
    <w:semiHidden/>
    <w:unhideWhenUsed/>
    <w:qFormat/>
    <w:rsid w:val="00E970B0"/>
    <w:pPr>
      <w:spacing w:line="240" w:lineRule="auto"/>
    </w:pPr>
    <w:rPr>
      <w:rFonts w:ascii="Tahoma" w:hAnsi="Tahoma" w:cs="Tahoma"/>
      <w:sz w:val="16"/>
      <w:szCs w:val="16"/>
    </w:rPr>
  </w:style>
  <w:style w:type="paragraph" w:styleId="Assuntodocomentrio">
    <w:name w:val="annotation subject"/>
    <w:basedOn w:val="Textodecomentrio"/>
    <w:link w:val="AssuntodocomentrioChar"/>
    <w:uiPriority w:val="99"/>
    <w:semiHidden/>
    <w:unhideWhenUsed/>
    <w:qFormat/>
    <w:rsid w:val="00E970B0"/>
    <w:rPr>
      <w:b/>
      <w:bCs/>
    </w:rPr>
  </w:style>
  <w:style w:type="paragraph" w:styleId="Pr-formataoHTML">
    <w:name w:val="HTML Preformatted"/>
    <w:basedOn w:val="Normal"/>
    <w:link w:val="Pr-formataoHTMLChar"/>
    <w:uiPriority w:val="99"/>
    <w:semiHidden/>
    <w:unhideWhenUsed/>
    <w:qFormat/>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paragraph" w:styleId="PargrafodaLista">
    <w:name w:val="List Paragraph"/>
    <w:basedOn w:val="Normal"/>
    <w:qFormat/>
    <w:rsid w:val="006A7EDB"/>
    <w:pPr>
      <w:ind w:left="720"/>
    </w:pPr>
  </w:style>
  <w:style w:type="paragraph" w:customStyle="1" w:styleId="Contedodoquadro">
    <w:name w:val="Conteúdo do quadro"/>
    <w:basedOn w:val="Normal"/>
    <w:qFormat/>
    <w:rsid w:val="006C26CA"/>
  </w:style>
  <w:style w:type="paragraph" w:styleId="Cabealho">
    <w:name w:val="header"/>
    <w:basedOn w:val="Normal"/>
    <w:link w:val="CabealhoChar"/>
    <w:uiPriority w:val="99"/>
    <w:unhideWhenUsed/>
    <w:rsid w:val="002117C9"/>
    <w:pPr>
      <w:tabs>
        <w:tab w:val="center" w:pos="4252"/>
        <w:tab w:val="right" w:pos="8504"/>
      </w:tabs>
      <w:spacing w:line="240" w:lineRule="auto"/>
    </w:pPr>
  </w:style>
  <w:style w:type="paragraph" w:styleId="Rodap">
    <w:name w:val="footer"/>
    <w:basedOn w:val="Normal"/>
    <w:link w:val="RodapChar"/>
    <w:uiPriority w:val="99"/>
    <w:unhideWhenUsed/>
    <w:rsid w:val="002117C9"/>
    <w:pPr>
      <w:tabs>
        <w:tab w:val="center" w:pos="4252"/>
        <w:tab w:val="right" w:pos="8504"/>
      </w:tabs>
      <w:spacing w:line="240" w:lineRule="auto"/>
    </w:pPr>
  </w:style>
  <w:style w:type="table" w:customStyle="1" w:styleId="TableNormal1">
    <w:name w:val="Table Normal1"/>
    <w:tblPr>
      <w:tblCellMar>
        <w:top w:w="0" w:type="dxa"/>
        <w:left w:w="0" w:type="dxa"/>
        <w:bottom w:w="0" w:type="dxa"/>
        <w:right w:w="0" w:type="dxa"/>
      </w:tblCellMar>
    </w:tblPr>
  </w:style>
  <w:style w:type="table" w:styleId="Tabelacomgrade">
    <w:name w:val="Table Grid"/>
    <w:basedOn w:val="Tabelanormal"/>
    <w:uiPriority w:val="59"/>
    <w:rsid w:val="0048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652D29"/>
    <w:rPr>
      <w:color w:val="0000FF"/>
      <w:u w:val="single"/>
    </w:rPr>
  </w:style>
  <w:style w:type="paragraph" w:styleId="Reviso">
    <w:name w:val="Revision"/>
    <w:hidden/>
    <w:uiPriority w:val="99"/>
    <w:semiHidden/>
    <w:rsid w:val="00541A2E"/>
  </w:style>
  <w:style w:type="character" w:styleId="HiperlinkVisitado">
    <w:name w:val="FollowedHyperlink"/>
    <w:basedOn w:val="Fontepargpadro"/>
    <w:uiPriority w:val="99"/>
    <w:semiHidden/>
    <w:unhideWhenUsed/>
    <w:rsid w:val="00AD0D4D"/>
    <w:rPr>
      <w:color w:val="800080" w:themeColor="followedHyperlink"/>
      <w:u w:val="single"/>
    </w:rPr>
  </w:style>
  <w:style w:type="character" w:styleId="Forte">
    <w:name w:val="Strong"/>
    <w:basedOn w:val="Fontepargpadro"/>
    <w:uiPriority w:val="22"/>
    <w:qFormat/>
    <w:rsid w:val="001146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334395">
      <w:bodyDiv w:val="1"/>
      <w:marLeft w:val="0"/>
      <w:marRight w:val="0"/>
      <w:marTop w:val="0"/>
      <w:marBottom w:val="0"/>
      <w:divBdr>
        <w:top w:val="none" w:sz="0" w:space="0" w:color="auto"/>
        <w:left w:val="none" w:sz="0" w:space="0" w:color="auto"/>
        <w:bottom w:val="none" w:sz="0" w:space="0" w:color="auto"/>
        <w:right w:val="none" w:sz="0" w:space="0" w:color="auto"/>
      </w:divBdr>
    </w:div>
    <w:div w:id="528950478">
      <w:bodyDiv w:val="1"/>
      <w:marLeft w:val="0"/>
      <w:marRight w:val="0"/>
      <w:marTop w:val="0"/>
      <w:marBottom w:val="0"/>
      <w:divBdr>
        <w:top w:val="none" w:sz="0" w:space="0" w:color="auto"/>
        <w:left w:val="none" w:sz="0" w:space="0" w:color="auto"/>
        <w:bottom w:val="none" w:sz="0" w:space="0" w:color="auto"/>
        <w:right w:val="none" w:sz="0" w:space="0" w:color="auto"/>
      </w:divBdr>
    </w:div>
    <w:div w:id="668561050">
      <w:bodyDiv w:val="1"/>
      <w:marLeft w:val="0"/>
      <w:marRight w:val="0"/>
      <w:marTop w:val="0"/>
      <w:marBottom w:val="0"/>
      <w:divBdr>
        <w:top w:val="none" w:sz="0" w:space="0" w:color="auto"/>
        <w:left w:val="none" w:sz="0" w:space="0" w:color="auto"/>
        <w:bottom w:val="none" w:sz="0" w:space="0" w:color="auto"/>
        <w:right w:val="none" w:sz="0" w:space="0" w:color="auto"/>
      </w:divBdr>
    </w:div>
    <w:div w:id="74245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www.electricalelibrary.com/2018/11/20/o-que-sao-redes-neurais-convolucionais/" TargetMode="External"/><Relationship Id="rId13" Type="http://schemas.openxmlformats.org/officeDocument/2006/relationships/hyperlink" Target="http://torch.ch/" TargetMode="External"/><Relationship Id="rId3" Type="http://schemas.openxmlformats.org/officeDocument/2006/relationships/hyperlink" Target="http://deeplearningbook.com.br/introducao-as-redes-neurais-convolucionais/" TargetMode="External"/><Relationship Id="rId7" Type="http://schemas.openxmlformats.org/officeDocument/2006/relationships/hyperlink" Target="https://matheusfacure.github.io/2017/07/12/activ-func/" TargetMode="External"/><Relationship Id="rId12" Type="http://schemas.openxmlformats.org/officeDocument/2006/relationships/hyperlink" Target="https://medium.com/@mohitsaini_54300/train-facenet-with-triplet-loss-for-real-time-face-recognition-a39e2f4472c3" TargetMode="External"/><Relationship Id="rId2" Type="http://schemas.openxmlformats.org/officeDocument/2006/relationships/hyperlink" Target="http://www.electricalelibrary.com/2018/11/20/o-que-sao-redes-neurais-convolucionais/" TargetMode="External"/><Relationship Id="rId1" Type="http://schemas.openxmlformats.org/officeDocument/2006/relationships/hyperlink" Target="https://cvl-demos.cs.nott.ac.uk/vrn/" TargetMode="External"/><Relationship Id="rId6" Type="http://schemas.openxmlformats.org/officeDocument/2006/relationships/hyperlink" Target="http://www.electricalelibrary.com/2018/11/20/o-que-sao-redes-neurais-convolucionais/" TargetMode="External"/><Relationship Id="rId11" Type="http://schemas.openxmlformats.org/officeDocument/2006/relationships/hyperlink" Target="http://reports-archive.adm.cs.cmu.edu/anon/anon/usr0/ftp/2016/CMU-CS-16-118.pdf" TargetMode="External"/><Relationship Id="rId5" Type="http://schemas.openxmlformats.org/officeDocument/2006/relationships/hyperlink" Target="http://gibis.unifesp.br/sibgrapi16/eproceedings/wuw/7.pdf" TargetMode="External"/><Relationship Id="rId15" Type="http://schemas.openxmlformats.org/officeDocument/2006/relationships/hyperlink" Target="http://reports-archive.adm.cs.cmu.edu/anon/anon/usr0/ftp/2016/CMU-CS-16-118.pdf" TargetMode="External"/><Relationship Id="rId10" Type="http://schemas.openxmlformats.org/officeDocument/2006/relationships/hyperlink" Target="http://deeplearningbook.com.br/o-perceptron-parte-1/" TargetMode="External"/><Relationship Id="rId4" Type="http://schemas.openxmlformats.org/officeDocument/2006/relationships/hyperlink" Target="http://gibis.unifesp.br/sibgrapi16/eproceedings/wuw/7.pdf" TargetMode="External"/><Relationship Id="rId9" Type="http://schemas.openxmlformats.org/officeDocument/2006/relationships/hyperlink" Target="https://www.neural-networks.io/en/single-layer/learning-rule-demonstration.php" TargetMode="External"/><Relationship Id="rId14" Type="http://schemas.openxmlformats.org/officeDocument/2006/relationships/hyperlink" Target="http://reports-archive.adm.cs.cmu.edu/anon/anon/usr0/ftp/2016/CMU-CS-16-118.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atheusfacure.github.io/2017/07/12/activ-func/"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theusfacure.github.io/2017/07/12/activ-func/"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6D624-7931-46B9-9411-7E99CB79D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88325DC7</Template>
  <TotalTime>0</TotalTime>
  <Pages>44</Pages>
  <Words>11213</Words>
  <Characters>60554</Characters>
  <Application>Microsoft Office Word</Application>
  <DocSecurity>0</DocSecurity>
  <Lines>504</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de Souza Simões</dc:creator>
  <dc:description/>
  <cp:lastModifiedBy>Thais de Souza Simões</cp:lastModifiedBy>
  <cp:revision>2</cp:revision>
  <dcterms:created xsi:type="dcterms:W3CDTF">2020-02-06T21:32:00Z</dcterms:created>
  <dcterms:modified xsi:type="dcterms:W3CDTF">2020-02-06T21:32:00Z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